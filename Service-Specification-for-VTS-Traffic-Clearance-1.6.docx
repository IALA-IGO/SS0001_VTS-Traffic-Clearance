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oter5.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8F359" w14:textId="400D1DBB" w:rsidR="008354EB" w:rsidRPr="00EB10E4" w:rsidRDefault="00A20216" w:rsidP="00070EC5">
      <w:pPr>
        <w:pStyle w:val="BodyText"/>
        <w:rPr>
          <w:color w:val="FFFFFF" w:themeColor="background1"/>
        </w:rPr>
      </w:pPr>
      <w:bookmarkStart w:id="0" w:name="Title_2"/>
      <w:r w:rsidRPr="00EB10E4">
        <w:rPr>
          <w:noProof/>
        </w:rPr>
        <mc:AlternateContent>
          <mc:Choice Requires="wps">
            <w:drawing>
              <wp:anchor distT="45720" distB="45720" distL="114300" distR="114300" simplePos="0" relativeHeight="251658240" behindDoc="0" locked="0" layoutInCell="1" allowOverlap="1" wp14:anchorId="76327573" wp14:editId="0526553D">
                <wp:simplePos x="0" y="0"/>
                <wp:positionH relativeFrom="margin">
                  <wp:posOffset>-437515</wp:posOffset>
                </wp:positionH>
                <wp:positionV relativeFrom="paragraph">
                  <wp:posOffset>1905</wp:posOffset>
                </wp:positionV>
                <wp:extent cx="6876415" cy="1879600"/>
                <wp:effectExtent l="0" t="0" r="635" b="635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6415" cy="1879600"/>
                        </a:xfrm>
                        <a:prstGeom prst="rect">
                          <a:avLst/>
                        </a:prstGeom>
                        <a:solidFill>
                          <a:srgbClr val="DADFF6"/>
                        </a:solidFill>
                        <a:ln w="9525">
                          <a:noFill/>
                          <a:miter lim="800000"/>
                          <a:headEnd/>
                          <a:tailEnd/>
                        </a:ln>
                      </wps:spPr>
                      <wps:txbx>
                        <w:txbxContent>
                          <w:p w14:paraId="7C869621" w14:textId="77777777" w:rsidR="009B7DCC" w:rsidRPr="00DB5A5E" w:rsidRDefault="009B7DCC" w:rsidP="009B7DCC">
                            <w:pPr>
                              <w:pStyle w:val="Titleofthepaper"/>
                              <w:rPr>
                                <w:noProof w:val="0"/>
                                <w:color w:val="FFFFFF" w:themeColor="background1"/>
                                <w:lang w:val="en-GB"/>
                              </w:rPr>
                            </w:pPr>
                          </w:p>
                          <w:p w14:paraId="51442402" w14:textId="77777777" w:rsidR="00336347" w:rsidRPr="00070EC5" w:rsidRDefault="00336347" w:rsidP="00AE4444">
                            <w:pPr>
                              <w:pStyle w:val="Documentname"/>
                              <w:tabs>
                                <w:tab w:val="left" w:pos="6804"/>
                              </w:tabs>
                              <w:spacing w:line="216" w:lineRule="auto"/>
                              <w:ind w:left="284" w:right="3272"/>
                              <w:rPr>
                                <w:b/>
                                <w:bCs/>
                                <w:color w:val="FFFFFF" w:themeColor="background1"/>
                                <w:sz w:val="80"/>
                                <w:szCs w:val="80"/>
                              </w:rPr>
                            </w:pPr>
                          </w:p>
                          <w:p w14:paraId="6983F6D3" w14:textId="3BF3EA3E" w:rsidR="003B62A1" w:rsidRPr="005D17E2" w:rsidRDefault="001F0041" w:rsidP="001F0041">
                            <w:pPr>
                              <w:pStyle w:val="Documentname"/>
                              <w:tabs>
                                <w:tab w:val="left" w:pos="6804"/>
                              </w:tabs>
                              <w:spacing w:line="216" w:lineRule="auto"/>
                              <w:ind w:left="284" w:right="160"/>
                              <w:rPr>
                                <w:b/>
                                <w:bCs/>
                                <w:color w:val="FFFFFF" w:themeColor="background1"/>
                                <w:sz w:val="56"/>
                                <w:szCs w:val="56"/>
                              </w:rPr>
                            </w:pPr>
                            <w:r>
                              <w:rPr>
                                <w:b/>
                                <w:bCs/>
                                <w:color w:val="FFFFFF" w:themeColor="background1"/>
                                <w:sz w:val="56"/>
                                <w:szCs w:val="56"/>
                              </w:rPr>
                              <w:t>ial</w:t>
                            </w:r>
                            <w:r w:rsidR="0061509A">
                              <w:rPr>
                                <w:b/>
                                <w:bCs/>
                                <w:color w:val="FFFFFF" w:themeColor="background1"/>
                                <w:sz w:val="56"/>
                                <w:szCs w:val="56"/>
                              </w:rPr>
                              <w:t>A</w:t>
                            </w:r>
                            <w:r w:rsidR="00771E78" w:rsidRPr="00771E78">
                              <w:rPr>
                                <w:b/>
                                <w:bCs/>
                                <w:color w:val="FFFFFF" w:themeColor="background1"/>
                                <w:sz w:val="56"/>
                                <w:szCs w:val="56"/>
                              </w:rPr>
                              <w:t xml:space="preserve"> </w:t>
                            </w:r>
                            <w:bookmarkStart w:id="1" w:name="_Hlk196323309"/>
                            <w:r w:rsidR="00F74388">
                              <w:rPr>
                                <w:b/>
                                <w:bCs/>
                                <w:color w:val="FFFFFF" w:themeColor="background1"/>
                                <w:sz w:val="56"/>
                                <w:szCs w:val="56"/>
                              </w:rPr>
                              <w:t>Technical service</w:t>
                            </w:r>
                            <w:r w:rsidR="005E4AA7">
                              <w:rPr>
                                <w:b/>
                                <w:bCs/>
                                <w:color w:val="FFFFFF" w:themeColor="background1"/>
                                <w:sz w:val="56"/>
                                <w:szCs w:val="56"/>
                              </w:rPr>
                              <w:t xml:space="preserve"> </w:t>
                            </w:r>
                          </w:p>
                          <w:bookmarkEnd w:id="1"/>
                          <w:p w14:paraId="24FC6C52" w14:textId="77777777" w:rsidR="00F43DB4" w:rsidRPr="00DB5A5E" w:rsidRDefault="00F43DB4" w:rsidP="00F43DB4">
                            <w:pPr>
                              <w:pStyle w:val="Documentname"/>
                              <w:spacing w:before="240" w:line="216" w:lineRule="auto"/>
                              <w:ind w:left="284" w:right="3731"/>
                              <w:rPr>
                                <w:b/>
                                <w:bCs/>
                                <w:color w:val="FFFFFF" w:themeColor="background1"/>
                                <w:sz w:val="56"/>
                                <w:szCs w:val="5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6327573" id="_x0000_t202" coordsize="21600,21600" o:spt="202" path="m,l,21600r21600,l21600,xe">
                <v:stroke joinstyle="miter"/>
                <v:path gradientshapeok="t" o:connecttype="rect"/>
              </v:shapetype>
              <v:shape id="Text Box 217" o:spid="_x0000_s1026" type="#_x0000_t202" style="position:absolute;left:0;text-align:left;margin-left:-34.45pt;margin-top:.15pt;width:541.45pt;height:148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" fillcolor="#dadff6" stroked="f">
                <v:textbox>
                  <w:txbxContent>
                    <w:p w14:paraId="7C869621" w14:textId="77777777" w:rsidR="009B7DCC" w:rsidRPr="00DB5A5E" w:rsidRDefault="009B7DCC" w:rsidP="009B7DCC">
                      <w:pPr>
                        <w:pStyle w:val="Titleofthepaper"/>
                        <w:rPr>
                          <w:noProof w:val="0"/>
                          <w:color w:val="FFFFFF" w:themeColor="background1"/>
                          <w:lang w:val="en-GB"/>
                        </w:rPr>
                      </w:pPr>
                    </w:p>
                    <w:p w14:paraId="51442402" w14:textId="77777777" w:rsidR="00336347" w:rsidRPr="00070EC5" w:rsidRDefault="00336347" w:rsidP="00AE4444">
                      <w:pPr>
                        <w:pStyle w:val="Documentname"/>
                        <w:tabs>
                          <w:tab w:val="left" w:pos="6804"/>
                        </w:tabs>
                        <w:spacing w:line="216" w:lineRule="auto"/>
                        <w:ind w:left="284" w:right="3272"/>
                        <w:rPr>
                          <w:b/>
                          <w:bCs/>
                          <w:color w:val="FFFFFF" w:themeColor="background1"/>
                          <w:sz w:val="80"/>
                          <w:szCs w:val="80"/>
                        </w:rPr>
                      </w:pPr>
                    </w:p>
                    <w:p w14:paraId="6983F6D3" w14:textId="3BF3EA3E" w:rsidR="003B62A1" w:rsidRPr="005D17E2" w:rsidRDefault="001F0041" w:rsidP="001F0041">
                      <w:pPr>
                        <w:pStyle w:val="Documentname"/>
                        <w:tabs>
                          <w:tab w:val="left" w:pos="6804"/>
                        </w:tabs>
                        <w:spacing w:line="216" w:lineRule="auto"/>
                        <w:ind w:left="284" w:right="160"/>
                        <w:rPr>
                          <w:b/>
                          <w:bCs/>
                          <w:color w:val="FFFFFF" w:themeColor="background1"/>
                          <w:sz w:val="56"/>
                          <w:szCs w:val="56"/>
                        </w:rPr>
                      </w:pPr>
                      <w:r>
                        <w:rPr>
                          <w:b/>
                          <w:bCs/>
                          <w:color w:val="FFFFFF" w:themeColor="background1"/>
                          <w:sz w:val="56"/>
                          <w:szCs w:val="56"/>
                        </w:rPr>
                        <w:t>ial</w:t>
                      </w:r>
                      <w:r w:rsidR="0061509A">
                        <w:rPr>
                          <w:b/>
                          <w:bCs/>
                          <w:color w:val="FFFFFF" w:themeColor="background1"/>
                          <w:sz w:val="56"/>
                          <w:szCs w:val="56"/>
                        </w:rPr>
                        <w:t>A</w:t>
                      </w:r>
                      <w:r w:rsidR="00771E78" w:rsidRPr="00771E78">
                        <w:rPr>
                          <w:b/>
                          <w:bCs/>
                          <w:color w:val="FFFFFF" w:themeColor="background1"/>
                          <w:sz w:val="56"/>
                          <w:szCs w:val="56"/>
                        </w:rPr>
                        <w:t xml:space="preserve"> </w:t>
                      </w:r>
                      <w:bookmarkStart w:id="2" w:name="_Hlk196323309"/>
                      <w:r w:rsidR="00F74388">
                        <w:rPr>
                          <w:b/>
                          <w:bCs/>
                          <w:color w:val="FFFFFF" w:themeColor="background1"/>
                          <w:sz w:val="56"/>
                          <w:szCs w:val="56"/>
                        </w:rPr>
                        <w:t>Technical service</w:t>
                      </w:r>
                      <w:r w:rsidR="005E4AA7">
                        <w:rPr>
                          <w:b/>
                          <w:bCs/>
                          <w:color w:val="FFFFFF" w:themeColor="background1"/>
                          <w:sz w:val="56"/>
                          <w:szCs w:val="56"/>
                        </w:rPr>
                        <w:t xml:space="preserve"> </w:t>
                      </w:r>
                    </w:p>
                    <w:bookmarkEnd w:id="2"/>
                    <w:p w14:paraId="24FC6C52" w14:textId="77777777" w:rsidR="00F43DB4" w:rsidRPr="00DB5A5E" w:rsidRDefault="00F43DB4" w:rsidP="00F43DB4">
                      <w:pPr>
                        <w:pStyle w:val="Documentname"/>
                        <w:spacing w:before="240" w:line="216" w:lineRule="auto"/>
                        <w:ind w:left="284" w:right="3731"/>
                        <w:rPr>
                          <w:b/>
                          <w:bCs/>
                          <w:color w:val="FFFFFF" w:themeColor="background1"/>
                          <w:sz w:val="56"/>
                          <w:szCs w:val="56"/>
                        </w:rPr>
                      </w:pPr>
                    </w:p>
                  </w:txbxContent>
                </v:textbox>
                <w10:wrap type="square" anchorx="margin"/>
              </v:shape>
            </w:pict>
          </mc:Fallback>
        </mc:AlternateContent>
      </w:r>
    </w:p>
    <w:p w14:paraId="1F7FF115" w14:textId="77777777" w:rsidR="00070EC5" w:rsidRPr="00EB10E4" w:rsidRDefault="00070EC5" w:rsidP="00070EC5">
      <w:pPr>
        <w:pStyle w:val="BodyText"/>
      </w:pPr>
    </w:p>
    <w:p w14:paraId="7DB06A85" w14:textId="4760AC3D" w:rsidR="00655DC5" w:rsidRPr="00EB10E4" w:rsidRDefault="00655DC5" w:rsidP="00BD71CD">
      <w:pPr>
        <w:pStyle w:val="Documentname"/>
        <w:ind w:left="-284" w:right="107" w:firstLine="142"/>
        <w:rPr>
          <w:rFonts w:eastAsiaTheme="minorEastAsia"/>
          <w:sz w:val="44"/>
          <w:szCs w:val="44"/>
          <w:lang w:eastAsia="ko-KR"/>
        </w:rPr>
      </w:pPr>
      <w:r w:rsidRPr="00EB10E4">
        <w:rPr>
          <w:rFonts w:eastAsiaTheme="minorEastAsia"/>
          <w:sz w:val="44"/>
          <w:szCs w:val="44"/>
          <w:lang w:eastAsia="ko-KR"/>
        </w:rPr>
        <w:t>SS0001</w:t>
      </w:r>
    </w:p>
    <w:p w14:paraId="490F20E2" w14:textId="584C2EE8" w:rsidR="0061434B" w:rsidRPr="00EB10E4" w:rsidRDefault="00771E78" w:rsidP="00BD71CD">
      <w:pPr>
        <w:pStyle w:val="Documentname"/>
        <w:ind w:left="-284" w:right="107" w:firstLine="142"/>
        <w:rPr>
          <w:sz w:val="56"/>
          <w:szCs w:val="56"/>
        </w:rPr>
      </w:pPr>
      <w:r w:rsidRPr="00EB10E4">
        <w:rPr>
          <w:sz w:val="44"/>
          <w:szCs w:val="44"/>
        </w:rPr>
        <w:t>S</w:t>
      </w:r>
      <w:r w:rsidR="004C5AEB" w:rsidRPr="00EB10E4">
        <w:rPr>
          <w:sz w:val="44"/>
          <w:szCs w:val="44"/>
        </w:rPr>
        <w:t>ervice Specification for</w:t>
      </w:r>
      <w:r w:rsidRPr="00EB10E4">
        <w:rPr>
          <w:sz w:val="44"/>
          <w:szCs w:val="44"/>
        </w:rPr>
        <w:t xml:space="preserve"> </w:t>
      </w:r>
      <w:r w:rsidR="00D540D3" w:rsidRPr="00EB10E4">
        <w:rPr>
          <w:sz w:val="44"/>
          <w:szCs w:val="44"/>
        </w:rPr>
        <w:t>VTS Traffic Clearance</w:t>
      </w:r>
    </w:p>
    <w:p w14:paraId="53DBD2D0" w14:textId="25C38227" w:rsidR="0061434B" w:rsidRPr="00EB10E4" w:rsidRDefault="0061434B" w:rsidP="00BD71CD"/>
    <w:p w14:paraId="559BF002" w14:textId="058FF1D5" w:rsidR="0061434B" w:rsidRPr="00EB10E4" w:rsidRDefault="0061434B" w:rsidP="00BD71CD"/>
    <w:p w14:paraId="0EEBB298" w14:textId="056AA8FD" w:rsidR="00AE2802" w:rsidRPr="00EB10E4" w:rsidRDefault="00AE2802" w:rsidP="00BD71CD"/>
    <w:p w14:paraId="44461F53" w14:textId="5FA49F52" w:rsidR="00AE2802" w:rsidRPr="00EB10E4" w:rsidRDefault="00AE2802" w:rsidP="00BD71CD">
      <w:pPr>
        <w:rPr>
          <w:b/>
          <w:bCs/>
        </w:rPr>
      </w:pPr>
    </w:p>
    <w:p w14:paraId="364C27E3" w14:textId="135F848F" w:rsidR="00AE2802" w:rsidRPr="00EB10E4" w:rsidRDefault="00AE2802" w:rsidP="00BD71CD">
      <w:pPr>
        <w:rPr>
          <w:b/>
          <w:bCs/>
        </w:rPr>
      </w:pPr>
    </w:p>
    <w:p w14:paraId="63190D79" w14:textId="143870F5" w:rsidR="00AE2802" w:rsidRPr="00EB10E4" w:rsidRDefault="00AE2802" w:rsidP="00BD71CD">
      <w:pPr>
        <w:rPr>
          <w:b/>
          <w:bCs/>
        </w:rPr>
      </w:pPr>
    </w:p>
    <w:p w14:paraId="145A5743" w14:textId="77777777" w:rsidR="00670F17" w:rsidRPr="00EB10E4" w:rsidRDefault="00670F17" w:rsidP="00BD71CD">
      <w:pPr>
        <w:rPr>
          <w:b/>
          <w:bCs/>
        </w:rPr>
      </w:pPr>
    </w:p>
    <w:p w14:paraId="76479E26" w14:textId="77777777" w:rsidR="00670F17" w:rsidRPr="00EB10E4" w:rsidRDefault="00670F17" w:rsidP="00BD71CD">
      <w:pPr>
        <w:rPr>
          <w:b/>
          <w:bCs/>
        </w:rPr>
      </w:pPr>
    </w:p>
    <w:p w14:paraId="22568703" w14:textId="77777777" w:rsidR="00BD71CD" w:rsidRPr="00EB10E4" w:rsidRDefault="00BD71CD" w:rsidP="00BD71CD">
      <w:pPr>
        <w:rPr>
          <w:b/>
          <w:bCs/>
        </w:rPr>
      </w:pPr>
    </w:p>
    <w:p w14:paraId="1EAA049B" w14:textId="77777777" w:rsidR="00BD71CD" w:rsidRPr="00EB10E4" w:rsidRDefault="00BD71CD" w:rsidP="00BD71CD">
      <w:pPr>
        <w:rPr>
          <w:b/>
          <w:bCs/>
        </w:rPr>
      </w:pPr>
    </w:p>
    <w:p w14:paraId="65B6B590" w14:textId="77777777" w:rsidR="00BD71CD" w:rsidRPr="00EB10E4" w:rsidRDefault="00BD71CD" w:rsidP="00BD71CD">
      <w:pPr>
        <w:rPr>
          <w:b/>
          <w:bCs/>
        </w:rPr>
      </w:pPr>
    </w:p>
    <w:p w14:paraId="601A2486" w14:textId="77777777" w:rsidR="00BD71CD" w:rsidRPr="00EB10E4" w:rsidRDefault="00BD71CD" w:rsidP="00BD71CD">
      <w:pPr>
        <w:rPr>
          <w:b/>
          <w:bCs/>
        </w:rPr>
      </w:pPr>
    </w:p>
    <w:p w14:paraId="7B14857B" w14:textId="77777777" w:rsidR="00BD71CD" w:rsidRPr="00EB10E4" w:rsidRDefault="00BD71CD" w:rsidP="00BD71CD">
      <w:pPr>
        <w:rPr>
          <w:b/>
          <w:bCs/>
        </w:rPr>
      </w:pPr>
    </w:p>
    <w:p w14:paraId="20A36299" w14:textId="77777777" w:rsidR="00BD71CD" w:rsidRPr="00EB10E4" w:rsidRDefault="00BD71CD" w:rsidP="00BD71CD">
      <w:pPr>
        <w:rPr>
          <w:b/>
          <w:bCs/>
        </w:rPr>
      </w:pPr>
    </w:p>
    <w:p w14:paraId="21AA7C0B" w14:textId="77777777" w:rsidR="00BD71CD" w:rsidRPr="00EB10E4" w:rsidRDefault="00BD71CD" w:rsidP="00BD71CD">
      <w:pPr>
        <w:rPr>
          <w:b/>
          <w:bCs/>
        </w:rPr>
      </w:pPr>
    </w:p>
    <w:p w14:paraId="610C8377" w14:textId="77777777" w:rsidR="00BD71CD" w:rsidRPr="00EB10E4" w:rsidRDefault="00BD71CD" w:rsidP="00BD71CD">
      <w:pPr>
        <w:rPr>
          <w:b/>
          <w:bCs/>
        </w:rPr>
      </w:pPr>
    </w:p>
    <w:p w14:paraId="2FD890CA" w14:textId="77777777" w:rsidR="00BD71CD" w:rsidRPr="00EB10E4" w:rsidRDefault="00BD71CD" w:rsidP="00BD71CD">
      <w:pPr>
        <w:rPr>
          <w:b/>
          <w:bCs/>
        </w:rPr>
      </w:pPr>
    </w:p>
    <w:p w14:paraId="42961C2F" w14:textId="77777777" w:rsidR="00BD71CD" w:rsidRPr="00EB10E4" w:rsidRDefault="00BD71CD" w:rsidP="00BD71CD">
      <w:pPr>
        <w:rPr>
          <w:b/>
          <w:bCs/>
        </w:rPr>
      </w:pPr>
    </w:p>
    <w:p w14:paraId="619EEBA3" w14:textId="77777777" w:rsidR="00BD71CD" w:rsidRPr="00EB10E4" w:rsidRDefault="00BD71CD" w:rsidP="00BD71CD">
      <w:pPr>
        <w:rPr>
          <w:b/>
          <w:bCs/>
        </w:rPr>
      </w:pPr>
    </w:p>
    <w:p w14:paraId="204289FA" w14:textId="77777777" w:rsidR="00D540D3" w:rsidRPr="00EB10E4" w:rsidRDefault="00D540D3" w:rsidP="00BD71CD">
      <w:pPr>
        <w:rPr>
          <w:b/>
          <w:bCs/>
        </w:rPr>
      </w:pPr>
    </w:p>
    <w:p w14:paraId="39BE5F2E" w14:textId="77777777" w:rsidR="00BD71CD" w:rsidRPr="00EB10E4" w:rsidRDefault="00BD71CD" w:rsidP="00BD71CD">
      <w:pPr>
        <w:rPr>
          <w:b/>
          <w:bCs/>
        </w:rPr>
      </w:pPr>
    </w:p>
    <w:p w14:paraId="0174902F" w14:textId="09755B98" w:rsidR="00BD2777" w:rsidRPr="00EB10E4" w:rsidRDefault="00F245F2" w:rsidP="00BD71CD">
      <w:pPr>
        <w:rPr>
          <w:b/>
          <w:bCs/>
        </w:rPr>
      </w:pPr>
      <w:r w:rsidRPr="00EB10E4">
        <w:rPr>
          <w:noProof/>
          <w:lang w:eastAsia="da-DK"/>
        </w:rPr>
        <w:drawing>
          <wp:anchor distT="0" distB="0" distL="114300" distR="114300" simplePos="0" relativeHeight="251658241" behindDoc="0" locked="0" layoutInCell="1" allowOverlap="1" wp14:anchorId="2BCBF109" wp14:editId="64C8C32D">
            <wp:simplePos x="0" y="0"/>
            <wp:positionH relativeFrom="margin">
              <wp:align>right</wp:align>
            </wp:positionH>
            <wp:positionV relativeFrom="paragraph">
              <wp:posOffset>3460395</wp:posOffset>
            </wp:positionV>
            <wp:extent cx="648335" cy="633095"/>
            <wp:effectExtent l="0" t="0" r="0" b="0"/>
            <wp:wrapNone/>
            <wp:docPr id="628" name="Picture 628" descr="P8#y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 name="Picture 628" descr="P8#y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8335" cy="633095"/>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0"/>
    <w:p w14:paraId="7DAC25B6" w14:textId="42EE2A96" w:rsidR="00B040F4" w:rsidRPr="00EB10E4" w:rsidRDefault="00B040F4" w:rsidP="00B040F4">
      <w:pPr>
        <w:pStyle w:val="Editionnumber"/>
        <w:spacing w:line="276" w:lineRule="auto"/>
        <w:rPr>
          <w:rFonts w:ascii="Calibri" w:hAnsi="Calibri" w:cs="Calibri"/>
          <w:color w:val="1F4E79" w:themeColor="accent5" w:themeShade="80"/>
        </w:rPr>
      </w:pPr>
      <w:r w:rsidRPr="00EB10E4">
        <w:rPr>
          <w:rFonts w:ascii="Calibri" w:hAnsi="Calibri" w:cs="Calibri"/>
          <w:color w:val="1F4E79" w:themeColor="accent5" w:themeShade="80"/>
        </w:rPr>
        <w:t>Edition 1.</w:t>
      </w:r>
      <w:ins w:id="3" w:author="Ramin Miraftabi" w:date="2026-03-03T17:10:00Z" w16du:dateUtc="2026-03-03T16:10:00Z">
        <w:r w:rsidR="00F45807" w:rsidRPr="00191EE8">
          <w:rPr>
            <w:rFonts w:ascii="Calibri" w:eastAsiaTheme="minorEastAsia" w:hAnsi="Calibri" w:cs="Calibri"/>
            <w:color w:val="1F4E79" w:themeColor="accent5" w:themeShade="80"/>
            <w:lang w:eastAsia="ko-KR"/>
          </w:rPr>
          <w:t>6</w:t>
        </w:r>
      </w:ins>
      <w:del w:id="4" w:author="Ramin Miraftabi" w:date="2026-03-03T17:10:00Z" w16du:dateUtc="2026-03-03T16:10:00Z">
        <w:r w:rsidR="00845574" w:rsidRPr="00EB10E4" w:rsidDel="00F45807">
          <w:rPr>
            <w:rFonts w:ascii="Calibri" w:eastAsiaTheme="minorEastAsia" w:hAnsi="Calibri" w:cs="Calibri"/>
            <w:color w:val="1F4E79" w:themeColor="accent5" w:themeShade="80"/>
            <w:lang w:eastAsia="ko-KR"/>
          </w:rPr>
          <w:delText>5.1</w:delText>
        </w:r>
      </w:del>
    </w:p>
    <w:p w14:paraId="502F9F7E" w14:textId="01E66965" w:rsidR="00B040F4" w:rsidRPr="00EB10E4" w:rsidRDefault="00B040F4" w:rsidP="00B040F4">
      <w:pPr>
        <w:pStyle w:val="Documentdate"/>
        <w:spacing w:line="276" w:lineRule="auto"/>
        <w:rPr>
          <w:rFonts w:ascii="Calibri" w:eastAsia="Batang" w:hAnsi="Calibri" w:cs="Calibri"/>
          <w:color w:val="1F4E79" w:themeColor="accent5" w:themeShade="80"/>
          <w:lang w:eastAsia="ko-KR"/>
        </w:rPr>
      </w:pPr>
      <w:del w:id="5" w:author="Ramin Miraftabi" w:date="2026-03-03T17:10:00Z" w16du:dateUtc="2026-03-03T16:10:00Z">
        <w:r w:rsidRPr="00EB10E4" w:rsidDel="00F45807">
          <w:rPr>
            <w:rFonts w:ascii="Calibri" w:eastAsia="Batang" w:hAnsi="Calibri" w:cs="Calibri"/>
            <w:color w:val="1F4E79" w:themeColor="accent5" w:themeShade="80"/>
            <w:lang w:eastAsia="ko-KR"/>
          </w:rPr>
          <w:delText xml:space="preserve">December </w:delText>
        </w:r>
      </w:del>
      <w:ins w:id="6" w:author="Ramin Miraftabi" w:date="2026-09-22T11:03:00Z" w16du:dateUtc="2026-09-22T09:03:00Z">
        <w:r w:rsidR="005200C2">
          <w:rPr>
            <w:rFonts w:ascii="Calibri" w:eastAsia="Batang" w:hAnsi="Calibri" w:cs="Calibri"/>
            <w:color w:val="1F4E79" w:themeColor="accent5" w:themeShade="80"/>
            <w:lang w:eastAsia="ko-KR"/>
          </w:rPr>
          <w:t>September</w:t>
        </w:r>
      </w:ins>
      <w:ins w:id="7" w:author="Ramin Miraftabi" w:date="2026-03-03T17:10:00Z" w16du:dateUtc="2026-03-03T16:10:00Z">
        <w:r w:rsidR="00F45807" w:rsidRPr="00EB10E4">
          <w:rPr>
            <w:rFonts w:ascii="Calibri" w:eastAsia="Batang" w:hAnsi="Calibri" w:cs="Calibri"/>
            <w:color w:val="1F4E79" w:themeColor="accent5" w:themeShade="80"/>
            <w:lang w:eastAsia="ko-KR"/>
          </w:rPr>
          <w:t xml:space="preserve"> </w:t>
        </w:r>
      </w:ins>
      <w:r w:rsidRPr="00EB10E4">
        <w:rPr>
          <w:rFonts w:ascii="Calibri" w:eastAsia="Batang" w:hAnsi="Calibri" w:cs="Calibri"/>
          <w:color w:val="1F4E79" w:themeColor="accent5" w:themeShade="80"/>
          <w:lang w:eastAsia="ko-KR"/>
        </w:rPr>
        <w:t>202</w:t>
      </w:r>
      <w:ins w:id="8" w:author="Ramin Miraftabi" w:date="2026-03-03T17:10:00Z" w16du:dateUtc="2026-03-03T16:10:00Z">
        <w:r w:rsidR="00F45807" w:rsidRPr="00EB10E4">
          <w:rPr>
            <w:rFonts w:ascii="Calibri" w:eastAsia="Batang" w:hAnsi="Calibri" w:cs="Calibri"/>
            <w:color w:val="1F4E79" w:themeColor="accent5" w:themeShade="80"/>
            <w:lang w:eastAsia="ko-KR"/>
          </w:rPr>
          <w:t>6</w:t>
        </w:r>
      </w:ins>
      <w:del w:id="9" w:author="Ramin Miraftabi" w:date="2026-03-03T17:10:00Z" w16du:dateUtc="2026-03-03T16:10:00Z">
        <w:r w:rsidRPr="00EB10E4" w:rsidDel="00F45807">
          <w:rPr>
            <w:rFonts w:ascii="Calibri" w:eastAsia="Batang" w:hAnsi="Calibri" w:cs="Calibri"/>
            <w:color w:val="1F4E79" w:themeColor="accent5" w:themeShade="80"/>
            <w:lang w:eastAsia="ko-KR"/>
          </w:rPr>
          <w:delText>4</w:delText>
        </w:r>
      </w:del>
    </w:p>
    <w:p w14:paraId="5A703D3D" w14:textId="77777777" w:rsidR="00655DC5" w:rsidRPr="00EB10E4" w:rsidRDefault="00655DC5" w:rsidP="00B040F4">
      <w:pPr>
        <w:rPr>
          <w:rFonts w:ascii="Calibri" w:eastAsiaTheme="minorEastAsia" w:hAnsi="Calibri" w:cs="Calibri"/>
          <w:b/>
          <w:bCs/>
          <w:color w:val="1F4E79" w:themeColor="accent5" w:themeShade="80"/>
          <w:lang w:eastAsia="ko-KR"/>
        </w:rPr>
      </w:pPr>
    </w:p>
    <w:p w14:paraId="6C1708FA" w14:textId="2B9F09A5" w:rsidR="00B040F4" w:rsidRPr="00EB10E4" w:rsidRDefault="00B040F4" w:rsidP="00B040F4">
      <w:pPr>
        <w:rPr>
          <w:rFonts w:ascii="Calibri" w:eastAsiaTheme="minorEastAsia" w:hAnsi="Calibri" w:cs="Calibri"/>
          <w:b/>
          <w:bCs/>
          <w:color w:val="1F4E79" w:themeColor="accent5" w:themeShade="80"/>
          <w:lang w:eastAsia="ko-KR"/>
        </w:rPr>
      </w:pPr>
      <w:r w:rsidRPr="00EB10E4">
        <w:rPr>
          <w:rFonts w:ascii="Calibri" w:hAnsi="Calibri" w:cs="Calibri"/>
          <w:b/>
          <w:bCs/>
          <w:color w:val="1F4E79" w:themeColor="accent5" w:themeShade="80"/>
        </w:rPr>
        <w:t>urn.mrn.iala:</w:t>
      </w:r>
      <w:r w:rsidR="00655DC5" w:rsidRPr="00EB10E4">
        <w:rPr>
          <w:rFonts w:ascii="Calibri" w:eastAsiaTheme="minorEastAsia" w:hAnsi="Calibri" w:cs="Calibri"/>
          <w:b/>
          <w:bCs/>
          <w:color w:val="1F4E79" w:themeColor="accent5" w:themeShade="80"/>
          <w:lang w:eastAsia="ko-KR"/>
        </w:rPr>
        <w:t>techsvc:ss0001</w:t>
      </w:r>
      <w:r w:rsidR="00EB5E1B" w:rsidRPr="00EB10E4">
        <w:rPr>
          <w:b/>
          <w:bCs/>
          <w:color w:val="1F4E79" w:themeColor="accent5" w:themeShade="80"/>
        </w:rPr>
        <w:t>:ed1.</w:t>
      </w:r>
      <w:ins w:id="10" w:author="Ramin Miraftabi" w:date="2026-03-03T17:10:00Z" w16du:dateUtc="2026-03-03T16:10:00Z">
        <w:r w:rsidR="00F45807" w:rsidRPr="00EB10E4">
          <w:rPr>
            <w:rFonts w:eastAsiaTheme="minorEastAsia"/>
            <w:b/>
            <w:bCs/>
            <w:color w:val="1F4E79" w:themeColor="accent5" w:themeShade="80"/>
            <w:lang w:eastAsia="ko-KR"/>
          </w:rPr>
          <w:t>6</w:t>
        </w:r>
      </w:ins>
      <w:del w:id="11" w:author="Ramin Miraftabi" w:date="2026-03-03T17:10:00Z" w16du:dateUtc="2026-03-03T16:10:00Z">
        <w:r w:rsidR="00845574" w:rsidRPr="00EB10E4" w:rsidDel="00F45807">
          <w:rPr>
            <w:rFonts w:eastAsiaTheme="minorEastAsia"/>
            <w:b/>
            <w:bCs/>
            <w:color w:val="1F4E79" w:themeColor="accent5" w:themeShade="80"/>
            <w:lang w:eastAsia="ko-KR"/>
          </w:rPr>
          <w:delText>5.1</w:delText>
        </w:r>
      </w:del>
    </w:p>
    <w:p w14:paraId="55B54357" w14:textId="77777777" w:rsidR="001B662B" w:rsidRPr="00EB10E4" w:rsidRDefault="001B662B">
      <w:pPr>
        <w:jc w:val="left"/>
        <w:rPr>
          <w:b/>
          <w:bCs/>
        </w:rPr>
        <w:sectPr w:rsidR="001B662B" w:rsidRPr="00EB10E4" w:rsidSect="00B37D7D">
          <w:headerReference w:type="even" r:id="rId12"/>
          <w:headerReference w:type="default" r:id="rId13"/>
          <w:footerReference w:type="default" r:id="rId14"/>
          <w:headerReference w:type="first" r:id="rId15"/>
          <w:footerReference w:type="first" r:id="rId16"/>
          <w:pgSz w:w="11906" w:h="16838" w:code="9"/>
          <w:pgMar w:top="2468" w:right="1080" w:bottom="1440" w:left="1080" w:header="454" w:footer="605" w:gutter="0"/>
          <w:cols w:space="720"/>
          <w:titlePg/>
          <w:docGrid w:linePitch="326"/>
        </w:sect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0"/>
        <w:gridCol w:w="5953"/>
        <w:gridCol w:w="1843"/>
      </w:tblGrid>
      <w:tr w:rsidR="00CC518E" w:rsidRPr="00EB10E4" w14:paraId="58DEA441" w14:textId="77777777" w:rsidTr="00CC518E">
        <w:tc>
          <w:tcPr>
            <w:tcW w:w="1980" w:type="dxa"/>
          </w:tcPr>
          <w:p w14:paraId="552AF30C" w14:textId="77777777" w:rsidR="00CC518E" w:rsidRPr="00EB10E4" w:rsidRDefault="00CC518E" w:rsidP="00CC518E">
            <w:pPr>
              <w:spacing w:before="120" w:after="120"/>
              <w:rPr>
                <w:b/>
                <w:bCs/>
                <w:iCs/>
                <w:color w:val="00558C"/>
              </w:rPr>
            </w:pPr>
            <w:r w:rsidRPr="00EB10E4">
              <w:rPr>
                <w:b/>
                <w:bCs/>
                <w:iCs/>
                <w:color w:val="00558C"/>
              </w:rPr>
              <w:lastRenderedPageBreak/>
              <w:t>Date</w:t>
            </w:r>
          </w:p>
        </w:tc>
        <w:tc>
          <w:tcPr>
            <w:tcW w:w="5953" w:type="dxa"/>
          </w:tcPr>
          <w:p w14:paraId="6BBAF07E" w14:textId="77777777" w:rsidR="00CC518E" w:rsidRPr="00EB10E4" w:rsidRDefault="00CC518E" w:rsidP="00CC518E">
            <w:pPr>
              <w:spacing w:before="120" w:after="120"/>
              <w:jc w:val="left"/>
              <w:rPr>
                <w:b/>
                <w:bCs/>
                <w:iCs/>
                <w:color w:val="00558C"/>
              </w:rPr>
            </w:pPr>
            <w:r w:rsidRPr="00EB10E4">
              <w:rPr>
                <w:b/>
                <w:bCs/>
                <w:iCs/>
                <w:color w:val="00558C"/>
              </w:rPr>
              <w:t>Details</w:t>
            </w:r>
          </w:p>
        </w:tc>
        <w:tc>
          <w:tcPr>
            <w:tcW w:w="1843" w:type="dxa"/>
            <w:vAlign w:val="center"/>
          </w:tcPr>
          <w:p w14:paraId="7DA90981" w14:textId="77777777" w:rsidR="00CC518E" w:rsidRPr="00EB10E4" w:rsidRDefault="00CC518E" w:rsidP="00CC518E">
            <w:pPr>
              <w:spacing w:before="120" w:after="120"/>
              <w:jc w:val="center"/>
              <w:rPr>
                <w:b/>
                <w:bCs/>
                <w:iCs/>
                <w:color w:val="00558C"/>
              </w:rPr>
            </w:pPr>
            <w:r w:rsidRPr="00EB10E4">
              <w:rPr>
                <w:b/>
                <w:bCs/>
                <w:iCs/>
                <w:color w:val="00558C"/>
              </w:rPr>
              <w:t>Approval</w:t>
            </w:r>
          </w:p>
        </w:tc>
      </w:tr>
      <w:tr w:rsidR="00C36508" w:rsidRPr="00EB10E4" w14:paraId="297167B5" w14:textId="77777777" w:rsidTr="00CC518E">
        <w:trPr>
          <w:trHeight w:val="851"/>
        </w:trPr>
        <w:tc>
          <w:tcPr>
            <w:tcW w:w="1980" w:type="dxa"/>
            <w:vAlign w:val="center"/>
          </w:tcPr>
          <w:p w14:paraId="70503E55" w14:textId="4F646E88" w:rsidR="00C36508" w:rsidRPr="00EB10E4" w:rsidRDefault="00C36508" w:rsidP="00C36508">
            <w:pPr>
              <w:spacing w:before="60" w:after="60" w:line="216" w:lineRule="atLeast"/>
              <w:ind w:left="113" w:right="113"/>
              <w:rPr>
                <w:rFonts w:eastAsiaTheme="minorHAnsi" w:cstheme="minorBidi"/>
                <w:color w:val="000000" w:themeColor="text1"/>
                <w:sz w:val="20"/>
              </w:rPr>
            </w:pPr>
            <w:r w:rsidRPr="00EB10E4">
              <w:t>December 2024</w:t>
            </w:r>
          </w:p>
        </w:tc>
        <w:tc>
          <w:tcPr>
            <w:tcW w:w="5953" w:type="dxa"/>
            <w:vAlign w:val="center"/>
          </w:tcPr>
          <w:p w14:paraId="5AF1355D" w14:textId="77777777" w:rsidR="00C36508" w:rsidRPr="00EB10E4" w:rsidRDefault="00C36508" w:rsidP="00C36508">
            <w:pPr>
              <w:spacing w:before="60" w:after="60" w:line="256" w:lineRule="auto"/>
              <w:jc w:val="left"/>
              <w:rPr>
                <w:rFonts w:eastAsiaTheme="minorEastAsia"/>
                <w:color w:val="000000" w:themeColor="text1"/>
                <w:sz w:val="20"/>
                <w:lang w:eastAsia="ko-KR"/>
              </w:rPr>
            </w:pPr>
            <w:r w:rsidRPr="00EB10E4">
              <w:rPr>
                <w:rFonts w:eastAsiaTheme="minorEastAsia"/>
                <w:color w:val="000000" w:themeColor="text1"/>
                <w:sz w:val="20"/>
                <w:lang w:eastAsia="ko-KR"/>
              </w:rPr>
              <w:t>Edition 1.0.0</w:t>
            </w:r>
          </w:p>
          <w:p w14:paraId="51743239" w14:textId="72992871" w:rsidR="00C36508" w:rsidRPr="00EB10E4" w:rsidRDefault="00C36508" w:rsidP="00C36508">
            <w:pPr>
              <w:spacing w:before="60" w:after="60" w:line="256" w:lineRule="auto"/>
              <w:jc w:val="left"/>
              <w:rPr>
                <w:color w:val="000000" w:themeColor="text1"/>
                <w:sz w:val="20"/>
              </w:rPr>
            </w:pPr>
            <w:r w:rsidRPr="00EB10E4">
              <w:rPr>
                <w:color w:val="000000" w:themeColor="text1"/>
                <w:sz w:val="20"/>
              </w:rPr>
              <w:t>First version of Service Specification Annex to accompany Guideline G1128</w:t>
            </w:r>
          </w:p>
        </w:tc>
        <w:tc>
          <w:tcPr>
            <w:tcW w:w="1843" w:type="dxa"/>
            <w:vAlign w:val="center"/>
          </w:tcPr>
          <w:p w14:paraId="71B78B8C" w14:textId="7B54DC4E" w:rsidR="00C36508" w:rsidRPr="00EB10E4" w:rsidRDefault="00C36508" w:rsidP="00C36508">
            <w:pPr>
              <w:tabs>
                <w:tab w:val="left" w:pos="3816"/>
              </w:tabs>
              <w:spacing w:before="60" w:after="60" w:line="216" w:lineRule="atLeast"/>
              <w:ind w:left="113" w:right="113"/>
              <w:jc w:val="center"/>
              <w:rPr>
                <w:rFonts w:eastAsiaTheme="minorHAnsi" w:cstheme="minorBidi"/>
                <w:color w:val="000000" w:themeColor="text1"/>
                <w:sz w:val="20"/>
              </w:rPr>
            </w:pPr>
          </w:p>
        </w:tc>
      </w:tr>
      <w:tr w:rsidR="00C36508" w:rsidRPr="00EB10E4" w14:paraId="16C5A895" w14:textId="77777777" w:rsidTr="00CC518E">
        <w:trPr>
          <w:trHeight w:val="851"/>
        </w:trPr>
        <w:tc>
          <w:tcPr>
            <w:tcW w:w="1980" w:type="dxa"/>
            <w:vAlign w:val="center"/>
          </w:tcPr>
          <w:p w14:paraId="7EA44951" w14:textId="78B17A52" w:rsidR="00C36508" w:rsidRPr="00EB10E4" w:rsidRDefault="00C36508" w:rsidP="00C36508">
            <w:pPr>
              <w:spacing w:before="60" w:after="60" w:line="216" w:lineRule="atLeast"/>
              <w:ind w:left="113" w:right="113"/>
              <w:rPr>
                <w:rFonts w:eastAsiaTheme="minorHAnsi" w:cstheme="minorBidi"/>
                <w:color w:val="000000" w:themeColor="text1"/>
                <w:sz w:val="20"/>
              </w:rPr>
            </w:pPr>
            <w:r w:rsidRPr="00EB10E4">
              <w:rPr>
                <w:rFonts w:eastAsiaTheme="minorEastAsia"/>
                <w:lang w:eastAsia="ko-KR"/>
              </w:rPr>
              <w:t>April 2024</w:t>
            </w:r>
          </w:p>
        </w:tc>
        <w:tc>
          <w:tcPr>
            <w:tcW w:w="5953" w:type="dxa"/>
            <w:vAlign w:val="center"/>
          </w:tcPr>
          <w:p w14:paraId="7F9D9BF6" w14:textId="544D9D62" w:rsidR="00C36508" w:rsidRPr="00EB10E4" w:rsidRDefault="00C36508" w:rsidP="00C36508">
            <w:pPr>
              <w:spacing w:before="60" w:after="60" w:line="256" w:lineRule="auto"/>
              <w:rPr>
                <w:color w:val="000000" w:themeColor="text1"/>
                <w:sz w:val="20"/>
                <w:highlight w:val="yellow"/>
              </w:rPr>
            </w:pPr>
            <w:r w:rsidRPr="00EB10E4">
              <w:rPr>
                <w:rFonts w:eastAsiaTheme="minorEastAsia"/>
                <w:color w:val="000000" w:themeColor="text1"/>
                <w:sz w:val="20"/>
                <w:lang w:eastAsia="ko-KR"/>
              </w:rPr>
              <w:t xml:space="preserve">Edition </w:t>
            </w:r>
            <w:r w:rsidRPr="00EB10E4">
              <w:rPr>
                <w:rFonts w:eastAsiaTheme="minorEastAsia"/>
                <w:color w:val="000000" w:themeColor="text1"/>
                <w:sz w:val="20"/>
                <w:highlight w:val="yellow"/>
                <w:lang w:eastAsia="ko-KR"/>
              </w:rPr>
              <w:t>1.</w:t>
            </w:r>
            <w:ins w:id="12" w:author="Ramin Miraftabi" w:date="2026-03-03T17:10:00Z" w16du:dateUtc="2026-03-03T16:10:00Z">
              <w:r w:rsidR="00F45807" w:rsidRPr="00EB10E4">
                <w:rPr>
                  <w:rFonts w:eastAsiaTheme="minorEastAsia"/>
                  <w:color w:val="000000" w:themeColor="text1"/>
                  <w:sz w:val="20"/>
                  <w:highlight w:val="yellow"/>
                  <w:lang w:eastAsia="ko-KR"/>
                </w:rPr>
                <w:t>5</w:t>
              </w:r>
            </w:ins>
            <w:del w:id="13" w:author="Ramin Miraftabi" w:date="2026-03-03T17:10:00Z" w16du:dateUtc="2026-03-03T16:10:00Z">
              <w:r w:rsidRPr="00EB10E4" w:rsidDel="00F45807">
                <w:rPr>
                  <w:rFonts w:eastAsiaTheme="minorEastAsia"/>
                  <w:color w:val="000000" w:themeColor="text1"/>
                  <w:sz w:val="20"/>
                  <w:highlight w:val="yellow"/>
                  <w:lang w:eastAsia="ko-KR"/>
                </w:rPr>
                <w:delText>6</w:delText>
              </w:r>
            </w:del>
            <w:r w:rsidRPr="00EB10E4">
              <w:rPr>
                <w:rFonts w:eastAsiaTheme="minorEastAsia"/>
                <w:color w:val="000000" w:themeColor="text1"/>
                <w:sz w:val="20"/>
                <w:highlight w:val="yellow"/>
                <w:lang w:eastAsia="ko-KR"/>
              </w:rPr>
              <w:t>.</w:t>
            </w:r>
            <w:ins w:id="14" w:author="Ramin Miraftabi" w:date="2026-03-03T17:10:00Z" w16du:dateUtc="2026-03-03T16:10:00Z">
              <w:r w:rsidR="00F45807" w:rsidRPr="00EB10E4">
                <w:rPr>
                  <w:rFonts w:eastAsiaTheme="minorEastAsia"/>
                  <w:color w:val="000000" w:themeColor="text1"/>
                  <w:sz w:val="20"/>
                  <w:highlight w:val="yellow"/>
                  <w:lang w:eastAsia="ko-KR"/>
                </w:rPr>
                <w:t>1</w:t>
              </w:r>
            </w:ins>
            <w:del w:id="15" w:author="Ramin Miraftabi" w:date="2026-03-03T17:10:00Z" w16du:dateUtc="2026-03-03T16:10:00Z">
              <w:r w:rsidRPr="00EB10E4" w:rsidDel="00F45807">
                <w:rPr>
                  <w:rFonts w:eastAsiaTheme="minorEastAsia"/>
                  <w:color w:val="000000" w:themeColor="text1"/>
                  <w:sz w:val="20"/>
                  <w:highlight w:val="yellow"/>
                  <w:lang w:eastAsia="ko-KR"/>
                </w:rPr>
                <w:delText>0</w:delText>
              </w:r>
            </w:del>
            <w:r w:rsidRPr="00EB10E4">
              <w:rPr>
                <w:rFonts w:eastAsiaTheme="minorEastAsia"/>
                <w:color w:val="000000" w:themeColor="text1"/>
                <w:sz w:val="20"/>
                <w:lang w:eastAsia="ko-KR"/>
              </w:rPr>
              <w:t xml:space="preserve"> Editorial changes applied to align the content with the official document format.</w:t>
            </w:r>
          </w:p>
        </w:tc>
        <w:tc>
          <w:tcPr>
            <w:tcW w:w="1843" w:type="dxa"/>
            <w:vAlign w:val="center"/>
          </w:tcPr>
          <w:p w14:paraId="5C75302A" w14:textId="05FC2181" w:rsidR="00C36508" w:rsidRPr="00EB10E4" w:rsidRDefault="00C36508" w:rsidP="00C36508">
            <w:pPr>
              <w:spacing w:before="60" w:after="60" w:line="216" w:lineRule="atLeast"/>
              <w:ind w:left="113" w:right="113"/>
              <w:jc w:val="center"/>
              <w:rPr>
                <w:rFonts w:eastAsiaTheme="minorHAnsi" w:cstheme="minorBidi"/>
                <w:color w:val="000000" w:themeColor="text1"/>
                <w:sz w:val="20"/>
              </w:rPr>
            </w:pPr>
            <w:r w:rsidRPr="00EB10E4">
              <w:rPr>
                <w:rFonts w:eastAsiaTheme="minorEastAsia"/>
                <w:lang w:eastAsia="ko-KR"/>
              </w:rPr>
              <w:t>Secretariat</w:t>
            </w:r>
          </w:p>
        </w:tc>
      </w:tr>
      <w:tr w:rsidR="00C36508" w:rsidRPr="00EB10E4" w14:paraId="799AD30B" w14:textId="77777777" w:rsidTr="00CC518E">
        <w:trPr>
          <w:trHeight w:val="851"/>
        </w:trPr>
        <w:tc>
          <w:tcPr>
            <w:tcW w:w="1980" w:type="dxa"/>
            <w:vAlign w:val="center"/>
          </w:tcPr>
          <w:p w14:paraId="37E11021" w14:textId="6A12CDA7" w:rsidR="00C36508" w:rsidRPr="00EB10E4" w:rsidRDefault="00F45807" w:rsidP="00C36508">
            <w:pPr>
              <w:spacing w:before="60" w:after="60" w:line="216" w:lineRule="atLeast"/>
              <w:ind w:left="113" w:right="113"/>
              <w:rPr>
                <w:rFonts w:eastAsiaTheme="minorHAnsi" w:cstheme="minorBidi"/>
                <w:color w:val="000000" w:themeColor="text1"/>
                <w:sz w:val="20"/>
              </w:rPr>
            </w:pPr>
            <w:ins w:id="16" w:author="Ramin Miraftabi" w:date="2026-03-03T17:10:00Z" w16du:dateUtc="2026-03-03T16:10:00Z">
              <w:r w:rsidRPr="00EB10E4">
                <w:rPr>
                  <w:rFonts w:eastAsiaTheme="minorHAnsi" w:cstheme="minorBidi"/>
                  <w:color w:val="000000" w:themeColor="text1"/>
                  <w:sz w:val="20"/>
                </w:rPr>
                <w:t>March 2026</w:t>
              </w:r>
            </w:ins>
          </w:p>
        </w:tc>
        <w:tc>
          <w:tcPr>
            <w:tcW w:w="5953" w:type="dxa"/>
            <w:vAlign w:val="center"/>
          </w:tcPr>
          <w:p w14:paraId="50349E13" w14:textId="61C35226" w:rsidR="00C36508" w:rsidRPr="00EB10E4" w:rsidRDefault="00F45807" w:rsidP="00C36508">
            <w:pPr>
              <w:spacing w:before="60" w:after="60" w:line="256" w:lineRule="auto"/>
              <w:rPr>
                <w:color w:val="000000" w:themeColor="text1"/>
                <w:sz w:val="20"/>
              </w:rPr>
            </w:pPr>
            <w:ins w:id="17" w:author="Ramin Miraftabi" w:date="2026-03-03T17:10:00Z" w16du:dateUtc="2026-03-03T16:10:00Z">
              <w:r w:rsidRPr="00EB10E4">
                <w:rPr>
                  <w:color w:val="000000" w:themeColor="text1"/>
                  <w:sz w:val="20"/>
                </w:rPr>
                <w:t xml:space="preserve">Editorial cleanup </w:t>
              </w:r>
            </w:ins>
            <w:ins w:id="18" w:author="Ramin Miraftabi" w:date="2026-03-03T17:11:00Z" w16du:dateUtc="2026-03-03T16:11:00Z">
              <w:r w:rsidRPr="00EB10E4">
                <w:rPr>
                  <w:color w:val="000000" w:themeColor="text1"/>
                  <w:sz w:val="20"/>
                </w:rPr>
                <w:t>and clarifications based on inputs.</w:t>
              </w:r>
            </w:ins>
          </w:p>
        </w:tc>
        <w:tc>
          <w:tcPr>
            <w:tcW w:w="1843" w:type="dxa"/>
            <w:vAlign w:val="center"/>
          </w:tcPr>
          <w:p w14:paraId="0DA121D0" w14:textId="77777777" w:rsidR="00C36508" w:rsidRPr="00EB10E4" w:rsidRDefault="00C36508" w:rsidP="00C36508">
            <w:pPr>
              <w:spacing w:before="60" w:after="60" w:line="216" w:lineRule="atLeast"/>
              <w:ind w:left="113" w:right="113"/>
              <w:jc w:val="center"/>
              <w:rPr>
                <w:rFonts w:eastAsiaTheme="minorHAnsi" w:cstheme="minorBidi"/>
                <w:color w:val="000000" w:themeColor="text1"/>
                <w:sz w:val="20"/>
                <w:highlight w:val="yellow"/>
              </w:rPr>
            </w:pPr>
          </w:p>
        </w:tc>
      </w:tr>
      <w:tr w:rsidR="00C36508" w:rsidRPr="00EB10E4" w14:paraId="6DB1D85C" w14:textId="77777777" w:rsidTr="00CC518E">
        <w:trPr>
          <w:trHeight w:val="851"/>
        </w:trPr>
        <w:tc>
          <w:tcPr>
            <w:tcW w:w="1980" w:type="dxa"/>
            <w:vAlign w:val="center"/>
          </w:tcPr>
          <w:p w14:paraId="439F4CD3" w14:textId="27FAE338" w:rsidR="00C36508" w:rsidRPr="00EB10E4" w:rsidRDefault="005200C2" w:rsidP="00C36508">
            <w:pPr>
              <w:spacing w:before="60" w:after="60" w:line="216" w:lineRule="atLeast"/>
              <w:ind w:left="113" w:right="113"/>
              <w:rPr>
                <w:rFonts w:eastAsiaTheme="minorHAnsi" w:cstheme="minorBidi"/>
                <w:color w:val="000000" w:themeColor="text1"/>
                <w:sz w:val="20"/>
              </w:rPr>
            </w:pPr>
            <w:ins w:id="19" w:author="Ramin Miraftabi" w:date="2026-09-22T11:03:00Z" w16du:dateUtc="2026-09-22T09:03:00Z">
              <w:r>
                <w:rPr>
                  <w:rFonts w:eastAsiaTheme="minorHAnsi" w:cstheme="minorBidi"/>
                  <w:color w:val="000000" w:themeColor="text1"/>
                  <w:sz w:val="20"/>
                </w:rPr>
                <w:t>September</w:t>
              </w:r>
            </w:ins>
            <w:ins w:id="20" w:author="Ramin Miraftabi" w:date="2026-07-08T10:27:00Z" w16du:dateUtc="2026-07-08T08:27:00Z">
              <w:r w:rsidR="00FF057A">
                <w:rPr>
                  <w:rFonts w:eastAsiaTheme="minorHAnsi" w:cstheme="minorBidi"/>
                  <w:color w:val="000000" w:themeColor="text1"/>
                  <w:sz w:val="20"/>
                </w:rPr>
                <w:t xml:space="preserve"> 2026</w:t>
              </w:r>
            </w:ins>
          </w:p>
        </w:tc>
        <w:tc>
          <w:tcPr>
            <w:tcW w:w="5953" w:type="dxa"/>
            <w:vAlign w:val="center"/>
          </w:tcPr>
          <w:p w14:paraId="51530FFF" w14:textId="5487E62E" w:rsidR="00C36508" w:rsidRPr="00EB10E4" w:rsidRDefault="005200C2">
            <w:pPr>
              <w:spacing w:before="60" w:after="60" w:line="216" w:lineRule="atLeast"/>
              <w:ind w:right="113"/>
              <w:jc w:val="left"/>
              <w:rPr>
                <w:rFonts w:eastAsiaTheme="minorHAnsi" w:cstheme="minorBidi"/>
                <w:color w:val="000000" w:themeColor="text1"/>
                <w:sz w:val="20"/>
              </w:rPr>
              <w:pPrChange w:id="21" w:author="Ramin Miraftabi" w:date="2026-07-08T10:28:00Z" w16du:dateUtc="2026-07-08T08:28:00Z">
                <w:pPr>
                  <w:spacing w:before="60" w:after="60" w:line="216" w:lineRule="atLeast"/>
                  <w:ind w:left="113" w:right="113"/>
                  <w:jc w:val="left"/>
                </w:pPr>
              </w:pPrChange>
            </w:pPr>
            <w:ins w:id="22" w:author="Ramin Miraftabi" w:date="2026-09-22T11:04:00Z" w16du:dateUtc="2026-09-22T09:04:00Z">
              <w:r>
                <w:rPr>
                  <w:rFonts w:eastAsiaTheme="minorHAnsi" w:cstheme="minorBidi"/>
                  <w:color w:val="000000" w:themeColor="text1"/>
                  <w:sz w:val="20"/>
                </w:rPr>
                <w:t>Intersessional and VTS60 changes to terminology</w:t>
              </w:r>
            </w:ins>
          </w:p>
        </w:tc>
        <w:tc>
          <w:tcPr>
            <w:tcW w:w="1843" w:type="dxa"/>
            <w:vAlign w:val="center"/>
          </w:tcPr>
          <w:p w14:paraId="7A997F34" w14:textId="77777777" w:rsidR="00C36508" w:rsidRPr="00EB10E4" w:rsidRDefault="00C36508" w:rsidP="00C36508">
            <w:pPr>
              <w:spacing w:before="60" w:after="60" w:line="216" w:lineRule="atLeast"/>
              <w:ind w:left="113" w:right="113"/>
              <w:jc w:val="center"/>
              <w:rPr>
                <w:rFonts w:eastAsiaTheme="minorHAnsi" w:cstheme="minorBidi"/>
                <w:color w:val="000000" w:themeColor="text1"/>
                <w:sz w:val="20"/>
              </w:rPr>
            </w:pPr>
          </w:p>
        </w:tc>
      </w:tr>
      <w:tr w:rsidR="00C36508" w:rsidRPr="00EB10E4" w14:paraId="43C21960" w14:textId="77777777" w:rsidTr="00CC518E">
        <w:trPr>
          <w:trHeight w:val="851"/>
        </w:trPr>
        <w:tc>
          <w:tcPr>
            <w:tcW w:w="1980" w:type="dxa"/>
            <w:vAlign w:val="center"/>
          </w:tcPr>
          <w:p w14:paraId="5AC645F8" w14:textId="77777777" w:rsidR="00C36508" w:rsidRPr="00EB10E4" w:rsidRDefault="00C36508" w:rsidP="00C36508">
            <w:pPr>
              <w:spacing w:before="60" w:after="60" w:line="216" w:lineRule="atLeast"/>
              <w:ind w:left="113" w:right="113"/>
              <w:rPr>
                <w:rFonts w:eastAsiaTheme="minorHAnsi" w:cstheme="minorBidi"/>
                <w:color w:val="000000" w:themeColor="text1"/>
                <w:sz w:val="20"/>
              </w:rPr>
            </w:pPr>
          </w:p>
        </w:tc>
        <w:tc>
          <w:tcPr>
            <w:tcW w:w="5953" w:type="dxa"/>
            <w:vAlign w:val="center"/>
          </w:tcPr>
          <w:p w14:paraId="03772160" w14:textId="77777777" w:rsidR="00C36508" w:rsidRPr="00EB10E4" w:rsidRDefault="00C36508" w:rsidP="00C36508">
            <w:pPr>
              <w:spacing w:before="60" w:after="60" w:line="216" w:lineRule="atLeast"/>
              <w:ind w:left="113" w:right="113"/>
              <w:jc w:val="left"/>
              <w:rPr>
                <w:rFonts w:eastAsiaTheme="minorHAnsi" w:cstheme="minorBidi"/>
                <w:color w:val="000000" w:themeColor="text1"/>
                <w:sz w:val="20"/>
              </w:rPr>
            </w:pPr>
          </w:p>
        </w:tc>
        <w:tc>
          <w:tcPr>
            <w:tcW w:w="1843" w:type="dxa"/>
            <w:vAlign w:val="center"/>
          </w:tcPr>
          <w:p w14:paraId="0C481108" w14:textId="77777777" w:rsidR="00C36508" w:rsidRPr="00EB10E4" w:rsidRDefault="00C36508" w:rsidP="00C36508">
            <w:pPr>
              <w:spacing w:before="60" w:after="60" w:line="216" w:lineRule="atLeast"/>
              <w:ind w:left="113" w:right="113"/>
              <w:jc w:val="center"/>
              <w:rPr>
                <w:rFonts w:eastAsiaTheme="minorHAnsi" w:cstheme="minorBidi"/>
                <w:color w:val="000000" w:themeColor="text1"/>
                <w:sz w:val="20"/>
              </w:rPr>
            </w:pPr>
          </w:p>
        </w:tc>
      </w:tr>
      <w:tr w:rsidR="00C36508" w:rsidRPr="00EB10E4" w14:paraId="6715DD39" w14:textId="77777777" w:rsidTr="00CC518E">
        <w:trPr>
          <w:trHeight w:val="851"/>
        </w:trPr>
        <w:tc>
          <w:tcPr>
            <w:tcW w:w="1980" w:type="dxa"/>
            <w:vAlign w:val="center"/>
          </w:tcPr>
          <w:p w14:paraId="08545DEE" w14:textId="77777777" w:rsidR="00C36508" w:rsidRPr="00EB10E4" w:rsidRDefault="00C36508" w:rsidP="00C36508">
            <w:pPr>
              <w:spacing w:before="60" w:after="60" w:line="216" w:lineRule="atLeast"/>
              <w:ind w:left="113" w:right="113"/>
              <w:rPr>
                <w:rFonts w:eastAsiaTheme="minorHAnsi" w:cstheme="minorBidi"/>
                <w:color w:val="000000" w:themeColor="text1"/>
                <w:sz w:val="20"/>
              </w:rPr>
            </w:pPr>
          </w:p>
        </w:tc>
        <w:tc>
          <w:tcPr>
            <w:tcW w:w="5953" w:type="dxa"/>
            <w:vAlign w:val="center"/>
          </w:tcPr>
          <w:p w14:paraId="27A43613" w14:textId="77777777" w:rsidR="00C36508" w:rsidRPr="00EB10E4" w:rsidRDefault="00C36508" w:rsidP="00C36508">
            <w:pPr>
              <w:spacing w:before="60" w:after="60" w:line="216" w:lineRule="atLeast"/>
              <w:ind w:left="113" w:right="113"/>
              <w:jc w:val="left"/>
              <w:rPr>
                <w:rFonts w:eastAsiaTheme="minorHAnsi" w:cstheme="minorBidi"/>
                <w:color w:val="000000" w:themeColor="text1"/>
                <w:sz w:val="20"/>
              </w:rPr>
            </w:pPr>
          </w:p>
        </w:tc>
        <w:tc>
          <w:tcPr>
            <w:tcW w:w="1843" w:type="dxa"/>
            <w:vAlign w:val="center"/>
          </w:tcPr>
          <w:p w14:paraId="61BB3CBC" w14:textId="77777777" w:rsidR="00C36508" w:rsidRPr="00EB10E4" w:rsidRDefault="00C36508" w:rsidP="00C36508">
            <w:pPr>
              <w:spacing w:before="60" w:after="60" w:line="216" w:lineRule="atLeast"/>
              <w:ind w:left="113" w:right="113"/>
              <w:jc w:val="center"/>
              <w:rPr>
                <w:rFonts w:eastAsiaTheme="minorHAnsi" w:cstheme="minorBidi"/>
                <w:color w:val="000000" w:themeColor="text1"/>
                <w:sz w:val="20"/>
              </w:rPr>
            </w:pPr>
          </w:p>
        </w:tc>
      </w:tr>
      <w:tr w:rsidR="00C36508" w:rsidRPr="00EB10E4" w14:paraId="038D74E3" w14:textId="77777777" w:rsidTr="00CC518E">
        <w:trPr>
          <w:trHeight w:val="851"/>
        </w:trPr>
        <w:tc>
          <w:tcPr>
            <w:tcW w:w="1980" w:type="dxa"/>
            <w:vAlign w:val="center"/>
          </w:tcPr>
          <w:p w14:paraId="4CD4C73F" w14:textId="77777777" w:rsidR="00C36508" w:rsidRPr="00EB10E4" w:rsidRDefault="00C36508" w:rsidP="00C36508">
            <w:pPr>
              <w:spacing w:before="60" w:after="60" w:line="216" w:lineRule="atLeast"/>
              <w:ind w:left="113" w:right="113"/>
              <w:rPr>
                <w:rFonts w:eastAsiaTheme="minorHAnsi" w:cstheme="minorBidi"/>
                <w:color w:val="000000" w:themeColor="text1"/>
                <w:sz w:val="20"/>
              </w:rPr>
            </w:pPr>
          </w:p>
        </w:tc>
        <w:tc>
          <w:tcPr>
            <w:tcW w:w="5953" w:type="dxa"/>
            <w:vAlign w:val="center"/>
          </w:tcPr>
          <w:p w14:paraId="19EC992D" w14:textId="77777777" w:rsidR="00C36508" w:rsidRPr="00EB10E4" w:rsidRDefault="00C36508" w:rsidP="00C36508">
            <w:pPr>
              <w:spacing w:before="60" w:after="60" w:line="216" w:lineRule="atLeast"/>
              <w:ind w:left="113" w:right="113"/>
              <w:jc w:val="left"/>
              <w:rPr>
                <w:rFonts w:eastAsiaTheme="minorHAnsi" w:cstheme="minorBidi"/>
                <w:color w:val="000000" w:themeColor="text1"/>
                <w:sz w:val="20"/>
              </w:rPr>
            </w:pPr>
          </w:p>
        </w:tc>
        <w:tc>
          <w:tcPr>
            <w:tcW w:w="1843" w:type="dxa"/>
            <w:vAlign w:val="center"/>
          </w:tcPr>
          <w:p w14:paraId="24BD0C4C" w14:textId="77777777" w:rsidR="00C36508" w:rsidRPr="00EB10E4" w:rsidRDefault="00C36508" w:rsidP="00C36508">
            <w:pPr>
              <w:spacing w:before="60" w:after="60" w:line="216" w:lineRule="atLeast"/>
              <w:ind w:left="113" w:right="113"/>
              <w:jc w:val="center"/>
              <w:rPr>
                <w:rFonts w:eastAsiaTheme="minorHAnsi" w:cstheme="minorBidi"/>
                <w:color w:val="000000" w:themeColor="text1"/>
                <w:sz w:val="20"/>
              </w:rPr>
            </w:pPr>
          </w:p>
        </w:tc>
      </w:tr>
      <w:tr w:rsidR="00C36508" w:rsidRPr="00EB10E4" w14:paraId="0CF14E85" w14:textId="77777777" w:rsidTr="00CC518E">
        <w:trPr>
          <w:trHeight w:val="851"/>
        </w:trPr>
        <w:tc>
          <w:tcPr>
            <w:tcW w:w="1980" w:type="dxa"/>
            <w:vAlign w:val="center"/>
          </w:tcPr>
          <w:p w14:paraId="64C9E18F" w14:textId="77777777" w:rsidR="00C36508" w:rsidRPr="00EB10E4" w:rsidRDefault="00C36508" w:rsidP="00C36508">
            <w:pPr>
              <w:spacing w:before="60" w:after="60" w:line="216" w:lineRule="atLeast"/>
              <w:ind w:left="113" w:right="113"/>
              <w:rPr>
                <w:rFonts w:eastAsiaTheme="minorHAnsi" w:cstheme="minorBidi"/>
                <w:color w:val="000000" w:themeColor="text1"/>
                <w:sz w:val="20"/>
              </w:rPr>
            </w:pPr>
          </w:p>
        </w:tc>
        <w:tc>
          <w:tcPr>
            <w:tcW w:w="5953" w:type="dxa"/>
            <w:vAlign w:val="center"/>
          </w:tcPr>
          <w:p w14:paraId="2FDF1486" w14:textId="77777777" w:rsidR="00C36508" w:rsidRPr="00EB10E4" w:rsidRDefault="00C36508" w:rsidP="00C36508">
            <w:pPr>
              <w:spacing w:before="60" w:after="60" w:line="216" w:lineRule="atLeast"/>
              <w:ind w:left="113" w:right="113"/>
              <w:jc w:val="left"/>
              <w:rPr>
                <w:rFonts w:eastAsiaTheme="minorHAnsi" w:cstheme="minorBidi"/>
                <w:color w:val="000000" w:themeColor="text1"/>
                <w:sz w:val="20"/>
              </w:rPr>
            </w:pPr>
          </w:p>
        </w:tc>
        <w:tc>
          <w:tcPr>
            <w:tcW w:w="1843" w:type="dxa"/>
            <w:vAlign w:val="center"/>
          </w:tcPr>
          <w:p w14:paraId="1C232FE6" w14:textId="77777777" w:rsidR="00C36508" w:rsidRPr="00EB10E4" w:rsidRDefault="00C36508" w:rsidP="00C36508">
            <w:pPr>
              <w:spacing w:before="60" w:after="60" w:line="216" w:lineRule="atLeast"/>
              <w:ind w:left="113" w:right="113"/>
              <w:jc w:val="center"/>
              <w:rPr>
                <w:rFonts w:eastAsiaTheme="minorHAnsi" w:cstheme="minorBidi"/>
                <w:color w:val="000000" w:themeColor="text1"/>
                <w:sz w:val="20"/>
              </w:rPr>
            </w:pPr>
          </w:p>
        </w:tc>
      </w:tr>
    </w:tbl>
    <w:p w14:paraId="7E3FD1BB" w14:textId="79619197" w:rsidR="00F3746A" w:rsidRPr="00EB10E4" w:rsidRDefault="00F3746A">
      <w:pPr>
        <w:jc w:val="left"/>
        <w:rPr>
          <w:b/>
          <w:bCs/>
        </w:rPr>
        <w:sectPr w:rsidR="00F3746A" w:rsidRPr="00EB10E4" w:rsidSect="00B37D7D">
          <w:headerReference w:type="even" r:id="rId17"/>
          <w:headerReference w:type="default" r:id="rId18"/>
          <w:headerReference w:type="first" r:id="rId19"/>
          <w:footerReference w:type="first" r:id="rId20"/>
          <w:pgSz w:w="11906" w:h="16838" w:code="9"/>
          <w:pgMar w:top="2468" w:right="1080" w:bottom="1440" w:left="1080" w:header="454" w:footer="605" w:gutter="0"/>
          <w:cols w:space="720"/>
          <w:titlePg/>
          <w:docGrid w:linePitch="326"/>
        </w:sectPr>
      </w:pPr>
    </w:p>
    <w:sdt>
      <w:sdtPr>
        <w:rPr>
          <w:b w:val="0"/>
          <w:caps w:val="0"/>
          <w:color w:val="auto"/>
          <w:sz w:val="22"/>
        </w:rPr>
        <w:id w:val="-695770302"/>
        <w:docPartObj>
          <w:docPartGallery w:val="Table of Contents"/>
          <w:docPartUnique/>
        </w:docPartObj>
      </w:sdtPr>
      <w:sdtEndPr>
        <w:rPr>
          <w:b/>
          <w:bCs/>
          <w:caps/>
          <w:color w:val="00558C"/>
          <w:sz w:val="24"/>
          <w:szCs w:val="24"/>
        </w:rPr>
      </w:sdtEndPr>
      <w:sdtContent>
        <w:p w14:paraId="3E090640" w14:textId="6BF68D5B" w:rsidR="000D4E6A" w:rsidRPr="00EB10E4" w:rsidRDefault="00AB764B">
          <w:pPr>
            <w:pStyle w:val="TOC1"/>
            <w:rPr>
              <w:rFonts w:eastAsiaTheme="minorEastAsia" w:cstheme="minorBidi"/>
              <w:b w:val="0"/>
              <w:caps w:val="0"/>
              <w:noProof/>
              <w:color w:val="auto"/>
              <w:kern w:val="2"/>
              <w:szCs w:val="24"/>
              <w:lang w:eastAsia="en-GB"/>
              <w14:ligatures w14:val="standardContextual"/>
            </w:rPr>
          </w:pPr>
          <w:r w:rsidRPr="00EB10E4">
            <w:fldChar w:fldCharType="begin"/>
          </w:r>
          <w:r w:rsidRPr="00EB10E4">
            <w:instrText xml:space="preserve"> TOC \o "1-3" \h \z \u </w:instrText>
          </w:r>
          <w:r w:rsidRPr="00EB10E4">
            <w:fldChar w:fldCharType="separate"/>
          </w:r>
          <w:hyperlink w:anchor="_Toc196547452" w:history="1">
            <w:r w:rsidR="000D4E6A" w:rsidRPr="00EB10E4">
              <w:rPr>
                <w:rStyle w:val="Hyperlink"/>
                <w:noProof/>
              </w:rPr>
              <w:t>1</w:t>
            </w:r>
            <w:r w:rsidR="000D4E6A" w:rsidRPr="00EB10E4">
              <w:rPr>
                <w:rFonts w:eastAsiaTheme="minorEastAsia" w:cstheme="minorBidi"/>
                <w:b w:val="0"/>
                <w:caps w:val="0"/>
                <w:noProof/>
                <w:color w:val="auto"/>
                <w:kern w:val="2"/>
                <w:szCs w:val="24"/>
                <w:lang w:eastAsia="en-GB"/>
                <w14:ligatures w14:val="standardContextual"/>
              </w:rPr>
              <w:tab/>
            </w:r>
            <w:r w:rsidR="000D4E6A" w:rsidRPr="00EB10E4">
              <w:rPr>
                <w:rStyle w:val="Hyperlink"/>
                <w:noProof/>
              </w:rPr>
              <w:t>introduction</w:t>
            </w:r>
            <w:r w:rsidR="000D4E6A" w:rsidRPr="00EB10E4">
              <w:rPr>
                <w:noProof/>
                <w:webHidden/>
              </w:rPr>
              <w:tab/>
            </w:r>
            <w:r w:rsidR="000D4E6A" w:rsidRPr="00EB10E4">
              <w:rPr>
                <w:noProof/>
                <w:webHidden/>
              </w:rPr>
              <w:fldChar w:fldCharType="begin"/>
            </w:r>
            <w:r w:rsidR="000D4E6A" w:rsidRPr="00EB10E4">
              <w:rPr>
                <w:noProof/>
                <w:webHidden/>
              </w:rPr>
              <w:instrText xml:space="preserve"> PAGEREF _Toc196547452 \h </w:instrText>
            </w:r>
            <w:r w:rsidR="000D4E6A" w:rsidRPr="00EB10E4">
              <w:rPr>
                <w:noProof/>
                <w:webHidden/>
              </w:rPr>
            </w:r>
            <w:r w:rsidR="000D4E6A" w:rsidRPr="00EB10E4">
              <w:rPr>
                <w:noProof/>
                <w:webHidden/>
              </w:rPr>
              <w:fldChar w:fldCharType="separate"/>
            </w:r>
            <w:r w:rsidR="000D4E6A" w:rsidRPr="00EB10E4">
              <w:rPr>
                <w:noProof/>
                <w:webHidden/>
              </w:rPr>
              <w:t>5</w:t>
            </w:r>
            <w:r w:rsidR="000D4E6A" w:rsidRPr="00EB10E4">
              <w:rPr>
                <w:noProof/>
                <w:webHidden/>
              </w:rPr>
              <w:fldChar w:fldCharType="end"/>
            </w:r>
          </w:hyperlink>
        </w:p>
        <w:p w14:paraId="7B418ADB" w14:textId="12625D08" w:rsidR="000D4E6A" w:rsidRPr="00EB10E4" w:rsidRDefault="000D4E6A">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hyperlink w:anchor="_Toc196547453" w:history="1">
            <w:r w:rsidRPr="00EB10E4">
              <w:rPr>
                <w:rStyle w:val="Hyperlink"/>
                <w:noProof/>
              </w:rPr>
              <w:t>1.1</w:t>
            </w:r>
            <w:r w:rsidRPr="00EB10E4">
              <w:rPr>
                <w:rFonts w:eastAsiaTheme="minorEastAsia" w:cstheme="minorBidi"/>
                <w:noProof/>
                <w:color w:val="auto"/>
                <w:kern w:val="2"/>
                <w:sz w:val="24"/>
                <w:szCs w:val="24"/>
                <w:lang w:eastAsia="en-GB"/>
                <w14:ligatures w14:val="standardContextual"/>
              </w:rPr>
              <w:tab/>
            </w:r>
            <w:r w:rsidRPr="00EB10E4">
              <w:rPr>
                <w:rStyle w:val="Hyperlink"/>
                <w:noProof/>
              </w:rPr>
              <w:t>Purpose</w:t>
            </w:r>
            <w:r w:rsidRPr="00EB10E4">
              <w:rPr>
                <w:noProof/>
                <w:webHidden/>
              </w:rPr>
              <w:tab/>
            </w:r>
            <w:r w:rsidRPr="00EB10E4">
              <w:rPr>
                <w:noProof/>
                <w:webHidden/>
              </w:rPr>
              <w:fldChar w:fldCharType="begin"/>
            </w:r>
            <w:r w:rsidRPr="00EB10E4">
              <w:rPr>
                <w:noProof/>
                <w:webHidden/>
              </w:rPr>
              <w:instrText xml:space="preserve"> PAGEREF _Toc196547453 \h </w:instrText>
            </w:r>
            <w:r w:rsidRPr="00EB10E4">
              <w:rPr>
                <w:noProof/>
                <w:webHidden/>
              </w:rPr>
            </w:r>
            <w:r w:rsidRPr="00EB10E4">
              <w:rPr>
                <w:noProof/>
                <w:webHidden/>
              </w:rPr>
              <w:fldChar w:fldCharType="separate"/>
            </w:r>
            <w:r w:rsidRPr="00EB10E4">
              <w:rPr>
                <w:noProof/>
                <w:webHidden/>
              </w:rPr>
              <w:t>5</w:t>
            </w:r>
            <w:r w:rsidRPr="00EB10E4">
              <w:rPr>
                <w:noProof/>
                <w:webHidden/>
              </w:rPr>
              <w:fldChar w:fldCharType="end"/>
            </w:r>
          </w:hyperlink>
        </w:p>
        <w:p w14:paraId="1C78E9F3" w14:textId="1CA98950" w:rsidR="000D4E6A" w:rsidRPr="00EB10E4" w:rsidRDefault="000D4E6A">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hyperlink w:anchor="_Toc196547454" w:history="1">
            <w:r w:rsidRPr="00EB10E4">
              <w:rPr>
                <w:rStyle w:val="Hyperlink"/>
                <w:noProof/>
              </w:rPr>
              <w:t>1.2</w:t>
            </w:r>
            <w:r w:rsidRPr="00EB10E4">
              <w:rPr>
                <w:rFonts w:eastAsiaTheme="minorEastAsia" w:cstheme="minorBidi"/>
                <w:noProof/>
                <w:color w:val="auto"/>
                <w:kern w:val="2"/>
                <w:sz w:val="24"/>
                <w:szCs w:val="24"/>
                <w:lang w:eastAsia="en-GB"/>
                <w14:ligatures w14:val="standardContextual"/>
              </w:rPr>
              <w:tab/>
            </w:r>
            <w:r w:rsidRPr="00EB10E4">
              <w:rPr>
                <w:rStyle w:val="Hyperlink"/>
                <w:noProof/>
              </w:rPr>
              <w:t>Intended readership</w:t>
            </w:r>
            <w:r w:rsidRPr="00EB10E4">
              <w:rPr>
                <w:noProof/>
                <w:webHidden/>
              </w:rPr>
              <w:tab/>
            </w:r>
            <w:r w:rsidRPr="00EB10E4">
              <w:rPr>
                <w:noProof/>
                <w:webHidden/>
              </w:rPr>
              <w:fldChar w:fldCharType="begin"/>
            </w:r>
            <w:r w:rsidRPr="00EB10E4">
              <w:rPr>
                <w:noProof/>
                <w:webHidden/>
              </w:rPr>
              <w:instrText xml:space="preserve"> PAGEREF _Toc196547454 \h </w:instrText>
            </w:r>
            <w:r w:rsidRPr="00EB10E4">
              <w:rPr>
                <w:noProof/>
                <w:webHidden/>
              </w:rPr>
            </w:r>
            <w:r w:rsidRPr="00EB10E4">
              <w:rPr>
                <w:noProof/>
                <w:webHidden/>
              </w:rPr>
              <w:fldChar w:fldCharType="separate"/>
            </w:r>
            <w:r w:rsidRPr="00EB10E4">
              <w:rPr>
                <w:noProof/>
                <w:webHidden/>
              </w:rPr>
              <w:t>5</w:t>
            </w:r>
            <w:r w:rsidRPr="00EB10E4">
              <w:rPr>
                <w:noProof/>
                <w:webHidden/>
              </w:rPr>
              <w:fldChar w:fldCharType="end"/>
            </w:r>
          </w:hyperlink>
        </w:p>
        <w:p w14:paraId="65B3C274" w14:textId="6D137B9D" w:rsidR="000D4E6A" w:rsidRPr="00EB10E4" w:rsidRDefault="000D4E6A">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hyperlink w:anchor="_Toc196547455" w:history="1">
            <w:r w:rsidRPr="00EB10E4">
              <w:rPr>
                <w:rStyle w:val="Hyperlink"/>
                <w:noProof/>
              </w:rPr>
              <w:t>1.3</w:t>
            </w:r>
            <w:r w:rsidRPr="00EB10E4">
              <w:rPr>
                <w:rFonts w:eastAsiaTheme="minorEastAsia" w:cstheme="minorBidi"/>
                <w:noProof/>
                <w:color w:val="auto"/>
                <w:kern w:val="2"/>
                <w:sz w:val="24"/>
                <w:szCs w:val="24"/>
                <w:lang w:eastAsia="en-GB"/>
                <w14:ligatures w14:val="standardContextual"/>
              </w:rPr>
              <w:tab/>
            </w:r>
            <w:r w:rsidRPr="00EB10E4">
              <w:rPr>
                <w:rStyle w:val="Hyperlink"/>
                <w:noProof/>
              </w:rPr>
              <w:t>Input from other sources</w:t>
            </w:r>
            <w:r w:rsidRPr="00EB10E4">
              <w:rPr>
                <w:noProof/>
                <w:webHidden/>
              </w:rPr>
              <w:tab/>
            </w:r>
            <w:r w:rsidRPr="00EB10E4">
              <w:rPr>
                <w:noProof/>
                <w:webHidden/>
              </w:rPr>
              <w:fldChar w:fldCharType="begin"/>
            </w:r>
            <w:r w:rsidRPr="00EB10E4">
              <w:rPr>
                <w:noProof/>
                <w:webHidden/>
              </w:rPr>
              <w:instrText xml:space="preserve"> PAGEREF _Toc196547455 \h </w:instrText>
            </w:r>
            <w:r w:rsidRPr="00EB10E4">
              <w:rPr>
                <w:noProof/>
                <w:webHidden/>
              </w:rPr>
            </w:r>
            <w:r w:rsidRPr="00EB10E4">
              <w:rPr>
                <w:noProof/>
                <w:webHidden/>
              </w:rPr>
              <w:fldChar w:fldCharType="separate"/>
            </w:r>
            <w:r w:rsidRPr="00EB10E4">
              <w:rPr>
                <w:noProof/>
                <w:webHidden/>
              </w:rPr>
              <w:t>5</w:t>
            </w:r>
            <w:r w:rsidRPr="00EB10E4">
              <w:rPr>
                <w:noProof/>
                <w:webHidden/>
              </w:rPr>
              <w:fldChar w:fldCharType="end"/>
            </w:r>
          </w:hyperlink>
        </w:p>
        <w:p w14:paraId="3C37B84E" w14:textId="3881BF97" w:rsidR="000D4E6A" w:rsidRPr="00EB10E4" w:rsidRDefault="000D4E6A">
          <w:pPr>
            <w:pStyle w:val="TOC1"/>
            <w:rPr>
              <w:rFonts w:eastAsiaTheme="minorEastAsia" w:cstheme="minorBidi"/>
              <w:b w:val="0"/>
              <w:caps w:val="0"/>
              <w:noProof/>
              <w:color w:val="auto"/>
              <w:kern w:val="2"/>
              <w:szCs w:val="24"/>
              <w:lang w:eastAsia="en-GB"/>
              <w14:ligatures w14:val="standardContextual"/>
            </w:rPr>
          </w:pPr>
          <w:hyperlink w:anchor="_Toc196547456" w:history="1">
            <w:r w:rsidRPr="00EB10E4">
              <w:rPr>
                <w:rStyle w:val="Hyperlink"/>
                <w:noProof/>
              </w:rPr>
              <w:t>2</w:t>
            </w:r>
            <w:r w:rsidRPr="00EB10E4">
              <w:rPr>
                <w:rFonts w:eastAsiaTheme="minorEastAsia" w:cstheme="minorBidi"/>
                <w:b w:val="0"/>
                <w:caps w:val="0"/>
                <w:noProof/>
                <w:color w:val="auto"/>
                <w:kern w:val="2"/>
                <w:szCs w:val="24"/>
                <w:lang w:eastAsia="en-GB"/>
                <w14:ligatures w14:val="standardContextual"/>
              </w:rPr>
              <w:tab/>
            </w:r>
            <w:r w:rsidRPr="00EB10E4">
              <w:rPr>
                <w:rStyle w:val="Hyperlink"/>
                <w:noProof/>
              </w:rPr>
              <w:t>Service Identification</w:t>
            </w:r>
            <w:r w:rsidRPr="00EB10E4">
              <w:rPr>
                <w:noProof/>
                <w:webHidden/>
              </w:rPr>
              <w:tab/>
            </w:r>
            <w:r w:rsidRPr="00EB10E4">
              <w:rPr>
                <w:noProof/>
                <w:webHidden/>
              </w:rPr>
              <w:fldChar w:fldCharType="begin"/>
            </w:r>
            <w:r w:rsidRPr="00EB10E4">
              <w:rPr>
                <w:noProof/>
                <w:webHidden/>
              </w:rPr>
              <w:instrText xml:space="preserve"> PAGEREF _Toc196547456 \h </w:instrText>
            </w:r>
            <w:r w:rsidRPr="00EB10E4">
              <w:rPr>
                <w:noProof/>
                <w:webHidden/>
              </w:rPr>
            </w:r>
            <w:r w:rsidRPr="00EB10E4">
              <w:rPr>
                <w:noProof/>
                <w:webHidden/>
              </w:rPr>
              <w:fldChar w:fldCharType="separate"/>
            </w:r>
            <w:r w:rsidRPr="00EB10E4">
              <w:rPr>
                <w:noProof/>
                <w:webHidden/>
              </w:rPr>
              <w:t>6</w:t>
            </w:r>
            <w:r w:rsidRPr="00EB10E4">
              <w:rPr>
                <w:noProof/>
                <w:webHidden/>
              </w:rPr>
              <w:fldChar w:fldCharType="end"/>
            </w:r>
          </w:hyperlink>
        </w:p>
        <w:p w14:paraId="40A64BD9" w14:textId="02AE5DBB" w:rsidR="000D4E6A" w:rsidRPr="00EB10E4" w:rsidRDefault="000D4E6A">
          <w:pPr>
            <w:pStyle w:val="TOC1"/>
            <w:rPr>
              <w:rFonts w:eastAsiaTheme="minorEastAsia" w:cstheme="minorBidi"/>
              <w:b w:val="0"/>
              <w:caps w:val="0"/>
              <w:noProof/>
              <w:color w:val="auto"/>
              <w:kern w:val="2"/>
              <w:szCs w:val="24"/>
              <w:lang w:eastAsia="en-GB"/>
              <w14:ligatures w14:val="standardContextual"/>
            </w:rPr>
          </w:pPr>
          <w:hyperlink w:anchor="_Toc196547457" w:history="1">
            <w:r w:rsidRPr="00EB10E4">
              <w:rPr>
                <w:rStyle w:val="Hyperlink"/>
                <w:noProof/>
              </w:rPr>
              <w:t>3</w:t>
            </w:r>
            <w:r w:rsidRPr="00EB10E4">
              <w:rPr>
                <w:rFonts w:eastAsiaTheme="minorEastAsia" w:cstheme="minorBidi"/>
                <w:b w:val="0"/>
                <w:caps w:val="0"/>
                <w:noProof/>
                <w:color w:val="auto"/>
                <w:kern w:val="2"/>
                <w:szCs w:val="24"/>
                <w:lang w:eastAsia="en-GB"/>
                <w14:ligatures w14:val="standardContextual"/>
              </w:rPr>
              <w:tab/>
            </w:r>
            <w:r w:rsidRPr="00EB10E4">
              <w:rPr>
                <w:rStyle w:val="Hyperlink"/>
                <w:noProof/>
              </w:rPr>
              <w:t>Operational context</w:t>
            </w:r>
            <w:r w:rsidRPr="00EB10E4">
              <w:rPr>
                <w:noProof/>
                <w:webHidden/>
              </w:rPr>
              <w:tab/>
            </w:r>
            <w:r w:rsidRPr="00EB10E4">
              <w:rPr>
                <w:noProof/>
                <w:webHidden/>
              </w:rPr>
              <w:fldChar w:fldCharType="begin"/>
            </w:r>
            <w:r w:rsidRPr="00EB10E4">
              <w:rPr>
                <w:noProof/>
                <w:webHidden/>
              </w:rPr>
              <w:instrText xml:space="preserve"> PAGEREF _Toc196547457 \h </w:instrText>
            </w:r>
            <w:r w:rsidRPr="00EB10E4">
              <w:rPr>
                <w:noProof/>
                <w:webHidden/>
              </w:rPr>
            </w:r>
            <w:r w:rsidRPr="00EB10E4">
              <w:rPr>
                <w:noProof/>
                <w:webHidden/>
              </w:rPr>
              <w:fldChar w:fldCharType="separate"/>
            </w:r>
            <w:r w:rsidRPr="00EB10E4">
              <w:rPr>
                <w:noProof/>
                <w:webHidden/>
              </w:rPr>
              <w:t>7</w:t>
            </w:r>
            <w:r w:rsidRPr="00EB10E4">
              <w:rPr>
                <w:noProof/>
                <w:webHidden/>
              </w:rPr>
              <w:fldChar w:fldCharType="end"/>
            </w:r>
          </w:hyperlink>
        </w:p>
        <w:p w14:paraId="46B8908F" w14:textId="12B91EBF" w:rsidR="000D4E6A" w:rsidRPr="00EB10E4" w:rsidRDefault="000D4E6A">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r w:rsidRPr="00EB10E4">
            <w:fldChar w:fldCharType="begin"/>
          </w:r>
          <w:r w:rsidRPr="00EB10E4">
            <w:instrText>HYPERLINK \l "_Toc196547458"</w:instrText>
          </w:r>
          <w:r w:rsidRPr="00EB10E4">
            <w:fldChar w:fldCharType="separate"/>
          </w:r>
          <w:r w:rsidRPr="00EB10E4">
            <w:rPr>
              <w:rStyle w:val="Hyperlink"/>
              <w:noProof/>
              <w:rPrChange w:id="23" w:author="Ramin Miraftabi" w:date="2026-07-07T15:17:00Z" w16du:dateUtc="2026-07-07T13:17:00Z">
                <w:rPr>
                  <w:rStyle w:val="Hyperlink"/>
                  <w:noProof/>
                  <w:lang w:val="en-US"/>
                </w:rPr>
              </w:rPrChange>
            </w:rPr>
            <w:t>3.1</w:t>
          </w:r>
          <w:r w:rsidRPr="00EB10E4">
            <w:rPr>
              <w:rFonts w:eastAsiaTheme="minorEastAsia" w:cstheme="minorBidi"/>
              <w:noProof/>
              <w:color w:val="auto"/>
              <w:kern w:val="2"/>
              <w:sz w:val="24"/>
              <w:szCs w:val="24"/>
              <w:lang w:eastAsia="en-GB"/>
              <w14:ligatures w14:val="standardContextual"/>
            </w:rPr>
            <w:tab/>
          </w:r>
          <w:r w:rsidRPr="00EB10E4">
            <w:rPr>
              <w:rStyle w:val="Hyperlink"/>
              <w:noProof/>
              <w:rPrChange w:id="24" w:author="Ramin Miraftabi" w:date="2026-07-07T15:17:00Z" w16du:dateUtc="2026-07-07T13:17:00Z">
                <w:rPr>
                  <w:rStyle w:val="Hyperlink"/>
                  <w:noProof/>
                  <w:lang w:val="en-US"/>
                </w:rPr>
              </w:rPrChange>
            </w:rPr>
            <w:t>Use cases for service</w:t>
          </w:r>
          <w:r w:rsidRPr="00EB10E4">
            <w:rPr>
              <w:noProof/>
              <w:webHidden/>
            </w:rPr>
            <w:tab/>
          </w:r>
          <w:r w:rsidRPr="00EB10E4">
            <w:rPr>
              <w:noProof/>
              <w:webHidden/>
            </w:rPr>
            <w:fldChar w:fldCharType="begin"/>
          </w:r>
          <w:r w:rsidRPr="00EB10E4">
            <w:rPr>
              <w:noProof/>
              <w:webHidden/>
            </w:rPr>
            <w:instrText xml:space="preserve"> PAGEREF _Toc196547458 \h </w:instrText>
          </w:r>
          <w:r w:rsidRPr="00EB10E4">
            <w:rPr>
              <w:noProof/>
              <w:webHidden/>
            </w:rPr>
          </w:r>
          <w:r w:rsidRPr="00EB10E4">
            <w:rPr>
              <w:noProof/>
              <w:webHidden/>
            </w:rPr>
            <w:fldChar w:fldCharType="separate"/>
          </w:r>
          <w:r w:rsidRPr="00EB10E4">
            <w:rPr>
              <w:noProof/>
              <w:webHidden/>
            </w:rPr>
            <w:t>8</w:t>
          </w:r>
          <w:r w:rsidRPr="00EB10E4">
            <w:rPr>
              <w:noProof/>
              <w:webHidden/>
            </w:rPr>
            <w:fldChar w:fldCharType="end"/>
          </w:r>
          <w:r w:rsidRPr="00EB10E4">
            <w:fldChar w:fldCharType="end"/>
          </w:r>
        </w:p>
        <w:p w14:paraId="318E97CA" w14:textId="52A208B3" w:rsidR="000D4E6A" w:rsidRPr="00EB10E4" w:rsidRDefault="000D4E6A">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r w:rsidRPr="00EB10E4">
            <w:fldChar w:fldCharType="begin"/>
          </w:r>
          <w:r w:rsidRPr="00EB10E4">
            <w:instrText>HYPERLINK \l "_Toc196547459"</w:instrText>
          </w:r>
          <w:r w:rsidRPr="00EB10E4">
            <w:fldChar w:fldCharType="separate"/>
          </w:r>
          <w:r w:rsidRPr="00EB10E4">
            <w:rPr>
              <w:rStyle w:val="Hyperlink"/>
              <w:noProof/>
              <w:rPrChange w:id="25" w:author="Ramin Miraftabi" w:date="2026-07-07T15:17:00Z" w16du:dateUtc="2026-07-07T13:17:00Z">
                <w:rPr>
                  <w:rStyle w:val="Hyperlink"/>
                  <w:noProof/>
                  <w:lang w:val="en-US"/>
                </w:rPr>
              </w:rPrChange>
            </w:rPr>
            <w:t>3.1.1</w:t>
          </w:r>
          <w:r w:rsidRPr="00EB10E4">
            <w:rPr>
              <w:rFonts w:eastAsiaTheme="minorEastAsia" w:cstheme="minorBidi"/>
              <w:noProof/>
              <w:color w:val="auto"/>
              <w:kern w:val="2"/>
              <w:sz w:val="24"/>
              <w:szCs w:val="24"/>
              <w:lang w:eastAsia="en-GB"/>
              <w14:ligatures w14:val="standardContextual"/>
            </w:rPr>
            <w:tab/>
          </w:r>
          <w:r w:rsidRPr="00EB10E4">
            <w:rPr>
              <w:rStyle w:val="Hyperlink"/>
              <w:noProof/>
              <w:rPrChange w:id="26" w:author="Ramin Miraftabi" w:date="2026-07-07T15:17:00Z" w16du:dateUtc="2026-07-07T13:17:00Z">
                <w:rPr>
                  <w:rStyle w:val="Hyperlink"/>
                  <w:noProof/>
                  <w:lang w:val="en-US"/>
                </w:rPr>
              </w:rPrChange>
            </w:rPr>
            <w:t>Use case 1 - Departing vessels from berth or anchorage.</w:t>
          </w:r>
          <w:r w:rsidRPr="00EB10E4">
            <w:rPr>
              <w:noProof/>
              <w:webHidden/>
            </w:rPr>
            <w:tab/>
          </w:r>
          <w:r w:rsidRPr="00EB10E4">
            <w:rPr>
              <w:noProof/>
              <w:webHidden/>
            </w:rPr>
            <w:fldChar w:fldCharType="begin"/>
          </w:r>
          <w:r w:rsidRPr="00EB10E4">
            <w:rPr>
              <w:noProof/>
              <w:webHidden/>
            </w:rPr>
            <w:instrText xml:space="preserve"> PAGEREF _Toc196547459 \h </w:instrText>
          </w:r>
          <w:r w:rsidRPr="00EB10E4">
            <w:rPr>
              <w:noProof/>
              <w:webHidden/>
            </w:rPr>
          </w:r>
          <w:r w:rsidRPr="00EB10E4">
            <w:rPr>
              <w:noProof/>
              <w:webHidden/>
            </w:rPr>
            <w:fldChar w:fldCharType="separate"/>
          </w:r>
          <w:r w:rsidRPr="00EB10E4">
            <w:rPr>
              <w:noProof/>
              <w:webHidden/>
            </w:rPr>
            <w:t>8</w:t>
          </w:r>
          <w:r w:rsidRPr="00EB10E4">
            <w:rPr>
              <w:noProof/>
              <w:webHidden/>
            </w:rPr>
            <w:fldChar w:fldCharType="end"/>
          </w:r>
          <w:r w:rsidRPr="00EB10E4">
            <w:fldChar w:fldCharType="end"/>
          </w:r>
        </w:p>
        <w:p w14:paraId="4661F20E" w14:textId="2C920AA1" w:rsidR="000D4E6A" w:rsidRPr="00EB10E4" w:rsidRDefault="000D4E6A">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r w:rsidRPr="00EB10E4">
            <w:fldChar w:fldCharType="begin"/>
          </w:r>
          <w:r w:rsidRPr="00EB10E4">
            <w:instrText>HYPERLINK \l "_Toc196547460"</w:instrText>
          </w:r>
          <w:r w:rsidRPr="00EB10E4">
            <w:fldChar w:fldCharType="separate"/>
          </w:r>
          <w:r w:rsidRPr="00EB10E4">
            <w:rPr>
              <w:rStyle w:val="Hyperlink"/>
              <w:noProof/>
              <w:rPrChange w:id="27" w:author="Ramin Miraftabi" w:date="2026-07-07T15:17:00Z" w16du:dateUtc="2026-07-07T13:17:00Z">
                <w:rPr>
                  <w:rStyle w:val="Hyperlink"/>
                  <w:noProof/>
                  <w:lang w:val="en-US"/>
                </w:rPr>
              </w:rPrChange>
            </w:rPr>
            <w:t>3.1.2</w:t>
          </w:r>
          <w:r w:rsidRPr="00EB10E4">
            <w:rPr>
              <w:rFonts w:eastAsiaTheme="minorEastAsia" w:cstheme="minorBidi"/>
              <w:noProof/>
              <w:color w:val="auto"/>
              <w:kern w:val="2"/>
              <w:sz w:val="24"/>
              <w:szCs w:val="24"/>
              <w:lang w:eastAsia="en-GB"/>
              <w14:ligatures w14:val="standardContextual"/>
            </w:rPr>
            <w:tab/>
          </w:r>
          <w:r w:rsidRPr="00EB10E4">
            <w:rPr>
              <w:rStyle w:val="Hyperlink"/>
              <w:noProof/>
              <w:rPrChange w:id="28" w:author="Ramin Miraftabi" w:date="2026-07-07T15:17:00Z" w16du:dateUtc="2026-07-07T13:17:00Z">
                <w:rPr>
                  <w:rStyle w:val="Hyperlink"/>
                  <w:noProof/>
                  <w:lang w:val="en-US"/>
                </w:rPr>
              </w:rPrChange>
            </w:rPr>
            <w:t>Use Case 2 – Entering, leaving or passing through VTS area</w:t>
          </w:r>
          <w:r w:rsidRPr="00EB10E4">
            <w:rPr>
              <w:noProof/>
              <w:webHidden/>
            </w:rPr>
            <w:tab/>
          </w:r>
          <w:r w:rsidRPr="00EB10E4">
            <w:rPr>
              <w:noProof/>
              <w:webHidden/>
            </w:rPr>
            <w:fldChar w:fldCharType="begin"/>
          </w:r>
          <w:r w:rsidRPr="00EB10E4">
            <w:rPr>
              <w:noProof/>
              <w:webHidden/>
            </w:rPr>
            <w:instrText xml:space="preserve"> PAGEREF _Toc196547460 \h </w:instrText>
          </w:r>
          <w:r w:rsidRPr="00EB10E4">
            <w:rPr>
              <w:noProof/>
              <w:webHidden/>
            </w:rPr>
          </w:r>
          <w:r w:rsidRPr="00EB10E4">
            <w:rPr>
              <w:noProof/>
              <w:webHidden/>
            </w:rPr>
            <w:fldChar w:fldCharType="separate"/>
          </w:r>
          <w:r w:rsidRPr="00EB10E4">
            <w:rPr>
              <w:noProof/>
              <w:webHidden/>
            </w:rPr>
            <w:t>9</w:t>
          </w:r>
          <w:r w:rsidRPr="00EB10E4">
            <w:rPr>
              <w:noProof/>
              <w:webHidden/>
            </w:rPr>
            <w:fldChar w:fldCharType="end"/>
          </w:r>
          <w:r w:rsidRPr="00EB10E4">
            <w:fldChar w:fldCharType="end"/>
          </w:r>
        </w:p>
        <w:p w14:paraId="368FDC7A" w14:textId="3F7B650A" w:rsidR="000D4E6A" w:rsidRPr="00EB10E4" w:rsidRDefault="000D4E6A">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r w:rsidRPr="00EB10E4">
            <w:fldChar w:fldCharType="begin"/>
          </w:r>
          <w:r w:rsidRPr="00EB10E4">
            <w:instrText>HYPERLINK \l "_Toc196547461"</w:instrText>
          </w:r>
          <w:r w:rsidRPr="00EB10E4">
            <w:fldChar w:fldCharType="separate"/>
          </w:r>
          <w:r w:rsidRPr="00EB10E4">
            <w:rPr>
              <w:rStyle w:val="Hyperlink"/>
              <w:noProof/>
              <w:rPrChange w:id="29" w:author="Ramin Miraftabi" w:date="2026-07-07T15:17:00Z" w16du:dateUtc="2026-07-07T13:17:00Z">
                <w:rPr>
                  <w:rStyle w:val="Hyperlink"/>
                  <w:noProof/>
                  <w:lang w:val="en-US"/>
                </w:rPr>
              </w:rPrChange>
            </w:rPr>
            <w:t>3.1.3</w:t>
          </w:r>
          <w:r w:rsidRPr="00EB10E4">
            <w:rPr>
              <w:rFonts w:eastAsiaTheme="minorEastAsia" w:cstheme="minorBidi"/>
              <w:noProof/>
              <w:color w:val="auto"/>
              <w:kern w:val="2"/>
              <w:sz w:val="24"/>
              <w:szCs w:val="24"/>
              <w:lang w:eastAsia="en-GB"/>
              <w14:ligatures w14:val="standardContextual"/>
            </w:rPr>
            <w:tab/>
          </w:r>
          <w:r w:rsidRPr="00EB10E4">
            <w:rPr>
              <w:rStyle w:val="Hyperlink"/>
              <w:noProof/>
              <w:rPrChange w:id="30" w:author="Ramin Miraftabi" w:date="2026-07-07T15:17:00Z" w16du:dateUtc="2026-07-07T13:17:00Z">
                <w:rPr>
                  <w:rStyle w:val="Hyperlink"/>
                  <w:noProof/>
                  <w:lang w:val="en-US"/>
                </w:rPr>
              </w:rPrChange>
            </w:rPr>
            <w:t>Use Case 3 - Arriving vessels taking berth</w:t>
          </w:r>
          <w:r w:rsidRPr="00EB10E4">
            <w:rPr>
              <w:noProof/>
              <w:webHidden/>
            </w:rPr>
            <w:tab/>
          </w:r>
          <w:r w:rsidRPr="00EB10E4">
            <w:rPr>
              <w:noProof/>
              <w:webHidden/>
            </w:rPr>
            <w:fldChar w:fldCharType="begin"/>
          </w:r>
          <w:r w:rsidRPr="00EB10E4">
            <w:rPr>
              <w:noProof/>
              <w:webHidden/>
            </w:rPr>
            <w:instrText xml:space="preserve"> PAGEREF _Toc196547461 \h </w:instrText>
          </w:r>
          <w:r w:rsidRPr="00EB10E4">
            <w:rPr>
              <w:noProof/>
              <w:webHidden/>
            </w:rPr>
          </w:r>
          <w:r w:rsidRPr="00EB10E4">
            <w:rPr>
              <w:noProof/>
              <w:webHidden/>
            </w:rPr>
            <w:fldChar w:fldCharType="separate"/>
          </w:r>
          <w:r w:rsidRPr="00EB10E4">
            <w:rPr>
              <w:noProof/>
              <w:webHidden/>
            </w:rPr>
            <w:t>9</w:t>
          </w:r>
          <w:r w:rsidRPr="00EB10E4">
            <w:rPr>
              <w:noProof/>
              <w:webHidden/>
            </w:rPr>
            <w:fldChar w:fldCharType="end"/>
          </w:r>
          <w:r w:rsidRPr="00EB10E4">
            <w:fldChar w:fldCharType="end"/>
          </w:r>
        </w:p>
        <w:p w14:paraId="480A028C" w14:textId="72DDAC6E" w:rsidR="000D4E6A" w:rsidRPr="00EB10E4" w:rsidRDefault="000D4E6A">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r w:rsidRPr="00EB10E4">
            <w:fldChar w:fldCharType="begin"/>
          </w:r>
          <w:r w:rsidRPr="00EB10E4">
            <w:instrText>HYPERLINK \l "_Toc196547462"</w:instrText>
          </w:r>
          <w:r w:rsidRPr="00EB10E4">
            <w:fldChar w:fldCharType="separate"/>
          </w:r>
          <w:r w:rsidRPr="00EB10E4">
            <w:rPr>
              <w:rStyle w:val="Hyperlink"/>
              <w:noProof/>
              <w:rPrChange w:id="31" w:author="Ramin Miraftabi" w:date="2026-07-07T15:17:00Z" w16du:dateUtc="2026-07-07T13:17:00Z">
                <w:rPr>
                  <w:rStyle w:val="Hyperlink"/>
                  <w:noProof/>
                  <w:lang w:val="en-US"/>
                </w:rPr>
              </w:rPrChange>
            </w:rPr>
            <w:t>3.1.4</w:t>
          </w:r>
          <w:r w:rsidRPr="00EB10E4">
            <w:rPr>
              <w:rFonts w:eastAsiaTheme="minorEastAsia" w:cstheme="minorBidi"/>
              <w:noProof/>
              <w:color w:val="auto"/>
              <w:kern w:val="2"/>
              <w:sz w:val="24"/>
              <w:szCs w:val="24"/>
              <w:lang w:eastAsia="en-GB"/>
              <w14:ligatures w14:val="standardContextual"/>
            </w:rPr>
            <w:tab/>
          </w:r>
          <w:r w:rsidRPr="00EB10E4">
            <w:rPr>
              <w:rStyle w:val="Hyperlink"/>
              <w:noProof/>
              <w:rPrChange w:id="32" w:author="Ramin Miraftabi" w:date="2026-07-07T15:17:00Z" w16du:dateUtc="2026-07-07T13:17:00Z">
                <w:rPr>
                  <w:rStyle w:val="Hyperlink"/>
                  <w:noProof/>
                  <w:lang w:val="en-US"/>
                </w:rPr>
              </w:rPrChange>
            </w:rPr>
            <w:t>Use Case 4 – Arriving vessel heading for anchorage</w:t>
          </w:r>
          <w:r w:rsidRPr="00EB10E4">
            <w:rPr>
              <w:noProof/>
              <w:webHidden/>
            </w:rPr>
            <w:tab/>
          </w:r>
          <w:r w:rsidRPr="00EB10E4">
            <w:rPr>
              <w:noProof/>
              <w:webHidden/>
            </w:rPr>
            <w:fldChar w:fldCharType="begin"/>
          </w:r>
          <w:r w:rsidRPr="00EB10E4">
            <w:rPr>
              <w:noProof/>
              <w:webHidden/>
            </w:rPr>
            <w:instrText xml:space="preserve"> PAGEREF _Toc196547462 \h </w:instrText>
          </w:r>
          <w:r w:rsidRPr="00EB10E4">
            <w:rPr>
              <w:noProof/>
              <w:webHidden/>
            </w:rPr>
          </w:r>
          <w:r w:rsidRPr="00EB10E4">
            <w:rPr>
              <w:noProof/>
              <w:webHidden/>
            </w:rPr>
            <w:fldChar w:fldCharType="separate"/>
          </w:r>
          <w:r w:rsidRPr="00EB10E4">
            <w:rPr>
              <w:noProof/>
              <w:webHidden/>
            </w:rPr>
            <w:t>9</w:t>
          </w:r>
          <w:r w:rsidRPr="00EB10E4">
            <w:rPr>
              <w:noProof/>
              <w:webHidden/>
            </w:rPr>
            <w:fldChar w:fldCharType="end"/>
          </w:r>
          <w:r w:rsidRPr="00EB10E4">
            <w:fldChar w:fldCharType="end"/>
          </w:r>
        </w:p>
        <w:p w14:paraId="4310809D" w14:textId="3C0F620D" w:rsidR="000D4E6A" w:rsidRPr="00EB10E4" w:rsidRDefault="000D4E6A">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r w:rsidRPr="00EB10E4">
            <w:fldChar w:fldCharType="begin"/>
          </w:r>
          <w:r w:rsidRPr="00EB10E4">
            <w:instrText>HYPERLINK \l "_Toc196547463"</w:instrText>
          </w:r>
          <w:r w:rsidRPr="00EB10E4">
            <w:fldChar w:fldCharType="separate"/>
          </w:r>
          <w:r w:rsidRPr="00EB10E4">
            <w:rPr>
              <w:rStyle w:val="Hyperlink"/>
              <w:noProof/>
              <w:rPrChange w:id="33" w:author="Ramin Miraftabi" w:date="2026-07-07T15:17:00Z" w16du:dateUtc="2026-07-07T13:17:00Z">
                <w:rPr>
                  <w:rStyle w:val="Hyperlink"/>
                  <w:noProof/>
                  <w:lang w:val="en-US"/>
                </w:rPr>
              </w:rPrChange>
            </w:rPr>
            <w:t>3.1.5</w:t>
          </w:r>
          <w:r w:rsidRPr="00EB10E4">
            <w:rPr>
              <w:rFonts w:eastAsiaTheme="minorEastAsia" w:cstheme="minorBidi"/>
              <w:noProof/>
              <w:color w:val="auto"/>
              <w:kern w:val="2"/>
              <w:sz w:val="24"/>
              <w:szCs w:val="24"/>
              <w:lang w:eastAsia="en-GB"/>
              <w14:ligatures w14:val="standardContextual"/>
            </w:rPr>
            <w:tab/>
          </w:r>
          <w:r w:rsidRPr="00EB10E4">
            <w:rPr>
              <w:rStyle w:val="Hyperlink"/>
              <w:noProof/>
              <w:rPrChange w:id="34" w:author="Ramin Miraftabi" w:date="2026-07-07T15:17:00Z" w16du:dateUtc="2026-07-07T13:17:00Z">
                <w:rPr>
                  <w:rStyle w:val="Hyperlink"/>
                  <w:noProof/>
                  <w:lang w:val="en-US"/>
                </w:rPr>
              </w:rPrChange>
            </w:rPr>
            <w:t>Use case 5 - Transiting within a VTS Area.</w:t>
          </w:r>
          <w:r w:rsidRPr="00EB10E4">
            <w:rPr>
              <w:noProof/>
              <w:webHidden/>
            </w:rPr>
            <w:tab/>
          </w:r>
          <w:r w:rsidRPr="00EB10E4">
            <w:rPr>
              <w:noProof/>
              <w:webHidden/>
            </w:rPr>
            <w:fldChar w:fldCharType="begin"/>
          </w:r>
          <w:r w:rsidRPr="00EB10E4">
            <w:rPr>
              <w:noProof/>
              <w:webHidden/>
            </w:rPr>
            <w:instrText xml:space="preserve"> PAGEREF _Toc196547463 \h </w:instrText>
          </w:r>
          <w:r w:rsidRPr="00EB10E4">
            <w:rPr>
              <w:noProof/>
              <w:webHidden/>
            </w:rPr>
          </w:r>
          <w:r w:rsidRPr="00EB10E4">
            <w:rPr>
              <w:noProof/>
              <w:webHidden/>
            </w:rPr>
            <w:fldChar w:fldCharType="separate"/>
          </w:r>
          <w:r w:rsidRPr="00EB10E4">
            <w:rPr>
              <w:noProof/>
              <w:webHidden/>
            </w:rPr>
            <w:t>9</w:t>
          </w:r>
          <w:r w:rsidRPr="00EB10E4">
            <w:rPr>
              <w:noProof/>
              <w:webHidden/>
            </w:rPr>
            <w:fldChar w:fldCharType="end"/>
          </w:r>
          <w:r w:rsidRPr="00EB10E4">
            <w:fldChar w:fldCharType="end"/>
          </w:r>
        </w:p>
        <w:p w14:paraId="6B22D303" w14:textId="28FAD913" w:rsidR="000D4E6A" w:rsidRPr="00EB10E4" w:rsidRDefault="000D4E6A">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r w:rsidRPr="00EB10E4">
            <w:fldChar w:fldCharType="begin"/>
          </w:r>
          <w:r w:rsidRPr="00EB10E4">
            <w:instrText>HYPERLINK \l "_Toc196547464"</w:instrText>
          </w:r>
          <w:r w:rsidRPr="00EB10E4">
            <w:fldChar w:fldCharType="separate"/>
          </w:r>
          <w:r w:rsidRPr="00EB10E4">
            <w:rPr>
              <w:rStyle w:val="Hyperlink"/>
              <w:noProof/>
              <w:rPrChange w:id="35" w:author="Ramin Miraftabi" w:date="2026-07-07T15:17:00Z" w16du:dateUtc="2026-07-07T13:17:00Z">
                <w:rPr>
                  <w:rStyle w:val="Hyperlink"/>
                  <w:noProof/>
                  <w:lang w:val="en-US"/>
                </w:rPr>
              </w:rPrChange>
            </w:rPr>
            <w:t>3.1.6</w:t>
          </w:r>
          <w:r w:rsidRPr="00EB10E4">
            <w:rPr>
              <w:rFonts w:eastAsiaTheme="minorEastAsia" w:cstheme="minorBidi"/>
              <w:noProof/>
              <w:color w:val="auto"/>
              <w:kern w:val="2"/>
              <w:sz w:val="24"/>
              <w:szCs w:val="24"/>
              <w:lang w:eastAsia="en-GB"/>
              <w14:ligatures w14:val="standardContextual"/>
            </w:rPr>
            <w:tab/>
          </w:r>
          <w:r w:rsidRPr="00EB10E4">
            <w:rPr>
              <w:rStyle w:val="Hyperlink"/>
              <w:noProof/>
              <w:rPrChange w:id="36" w:author="Ramin Miraftabi" w:date="2026-07-07T15:17:00Z" w16du:dateUtc="2026-07-07T13:17:00Z">
                <w:rPr>
                  <w:rStyle w:val="Hyperlink"/>
                  <w:noProof/>
                  <w:lang w:val="en-US"/>
                </w:rPr>
              </w:rPrChange>
            </w:rPr>
            <w:t>Use Case 6 - External influence to change Traffic Clearance</w:t>
          </w:r>
          <w:r w:rsidRPr="00EB10E4">
            <w:rPr>
              <w:noProof/>
              <w:webHidden/>
            </w:rPr>
            <w:tab/>
          </w:r>
          <w:r w:rsidRPr="00EB10E4">
            <w:rPr>
              <w:noProof/>
              <w:webHidden/>
            </w:rPr>
            <w:fldChar w:fldCharType="begin"/>
          </w:r>
          <w:r w:rsidRPr="00EB10E4">
            <w:rPr>
              <w:noProof/>
              <w:webHidden/>
            </w:rPr>
            <w:instrText xml:space="preserve"> PAGEREF _Toc196547464 \h </w:instrText>
          </w:r>
          <w:r w:rsidRPr="00EB10E4">
            <w:rPr>
              <w:noProof/>
              <w:webHidden/>
            </w:rPr>
          </w:r>
          <w:r w:rsidRPr="00EB10E4">
            <w:rPr>
              <w:noProof/>
              <w:webHidden/>
            </w:rPr>
            <w:fldChar w:fldCharType="separate"/>
          </w:r>
          <w:r w:rsidRPr="00EB10E4">
            <w:rPr>
              <w:noProof/>
              <w:webHidden/>
            </w:rPr>
            <w:t>10</w:t>
          </w:r>
          <w:r w:rsidRPr="00EB10E4">
            <w:rPr>
              <w:noProof/>
              <w:webHidden/>
            </w:rPr>
            <w:fldChar w:fldCharType="end"/>
          </w:r>
          <w:r w:rsidRPr="00EB10E4">
            <w:fldChar w:fldCharType="end"/>
          </w:r>
        </w:p>
        <w:p w14:paraId="3205FAF9" w14:textId="0ABA7ADA" w:rsidR="000D4E6A" w:rsidRPr="00EB10E4" w:rsidRDefault="000D4E6A">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r w:rsidRPr="00EB10E4">
            <w:fldChar w:fldCharType="begin"/>
          </w:r>
          <w:r w:rsidRPr="00EB10E4">
            <w:instrText>HYPERLINK \l "_Toc196547465"</w:instrText>
          </w:r>
          <w:r w:rsidRPr="00EB10E4">
            <w:fldChar w:fldCharType="separate"/>
          </w:r>
          <w:r w:rsidRPr="00EB10E4">
            <w:rPr>
              <w:rStyle w:val="Hyperlink"/>
              <w:noProof/>
              <w:rPrChange w:id="37" w:author="Ramin Miraftabi" w:date="2026-07-07T15:17:00Z" w16du:dateUtc="2026-07-07T13:17:00Z">
                <w:rPr>
                  <w:rStyle w:val="Hyperlink"/>
                  <w:noProof/>
                  <w:lang w:val="en-US"/>
                </w:rPr>
              </w:rPrChange>
            </w:rPr>
            <w:t>3.2</w:t>
          </w:r>
          <w:r w:rsidRPr="00EB10E4">
            <w:rPr>
              <w:rFonts w:eastAsiaTheme="minorEastAsia" w:cstheme="minorBidi"/>
              <w:noProof/>
              <w:color w:val="auto"/>
              <w:kern w:val="2"/>
              <w:sz w:val="24"/>
              <w:szCs w:val="24"/>
              <w:lang w:eastAsia="en-GB"/>
              <w14:ligatures w14:val="standardContextual"/>
            </w:rPr>
            <w:tab/>
          </w:r>
          <w:r w:rsidRPr="00EB10E4">
            <w:rPr>
              <w:rStyle w:val="Hyperlink"/>
              <w:noProof/>
              <w:rPrChange w:id="38" w:author="Ramin Miraftabi" w:date="2026-07-07T15:17:00Z" w16du:dateUtc="2026-07-07T13:17:00Z">
                <w:rPr>
                  <w:rStyle w:val="Hyperlink"/>
                  <w:noProof/>
                  <w:lang w:val="en-US"/>
                </w:rPr>
              </w:rPrChange>
            </w:rPr>
            <w:t>The business process of a traffic clearance request</w:t>
          </w:r>
          <w:r w:rsidRPr="00EB10E4">
            <w:rPr>
              <w:noProof/>
              <w:webHidden/>
            </w:rPr>
            <w:tab/>
          </w:r>
          <w:r w:rsidRPr="00EB10E4">
            <w:rPr>
              <w:noProof/>
              <w:webHidden/>
            </w:rPr>
            <w:fldChar w:fldCharType="begin"/>
          </w:r>
          <w:r w:rsidRPr="00EB10E4">
            <w:rPr>
              <w:noProof/>
              <w:webHidden/>
            </w:rPr>
            <w:instrText xml:space="preserve"> PAGEREF _Toc196547465 \h </w:instrText>
          </w:r>
          <w:r w:rsidRPr="00EB10E4">
            <w:rPr>
              <w:noProof/>
              <w:webHidden/>
            </w:rPr>
          </w:r>
          <w:r w:rsidRPr="00EB10E4">
            <w:rPr>
              <w:noProof/>
              <w:webHidden/>
            </w:rPr>
            <w:fldChar w:fldCharType="separate"/>
          </w:r>
          <w:r w:rsidRPr="00EB10E4">
            <w:rPr>
              <w:noProof/>
              <w:webHidden/>
            </w:rPr>
            <w:t>10</w:t>
          </w:r>
          <w:r w:rsidRPr="00EB10E4">
            <w:rPr>
              <w:noProof/>
              <w:webHidden/>
            </w:rPr>
            <w:fldChar w:fldCharType="end"/>
          </w:r>
          <w:r w:rsidRPr="00EB10E4">
            <w:fldChar w:fldCharType="end"/>
          </w:r>
        </w:p>
        <w:p w14:paraId="2A79F70D" w14:textId="3DEF4DDD" w:rsidR="000D4E6A" w:rsidRPr="00EB10E4" w:rsidRDefault="000D4E6A">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r w:rsidRPr="00EB10E4">
            <w:fldChar w:fldCharType="begin"/>
          </w:r>
          <w:r w:rsidRPr="00EB10E4">
            <w:instrText>HYPERLINK \l "_Toc196547466"</w:instrText>
          </w:r>
          <w:r w:rsidRPr="00EB10E4">
            <w:fldChar w:fldCharType="separate"/>
          </w:r>
          <w:r w:rsidRPr="00EB10E4">
            <w:rPr>
              <w:rStyle w:val="Hyperlink"/>
              <w:noProof/>
              <w:rPrChange w:id="39" w:author="Ramin Miraftabi" w:date="2026-07-07T15:17:00Z" w16du:dateUtc="2026-07-07T13:17:00Z">
                <w:rPr>
                  <w:rStyle w:val="Hyperlink"/>
                  <w:noProof/>
                  <w:lang w:val="en-US"/>
                </w:rPr>
              </w:rPrChange>
            </w:rPr>
            <w:t>3.3</w:t>
          </w:r>
          <w:r w:rsidRPr="00EB10E4">
            <w:rPr>
              <w:rFonts w:eastAsiaTheme="minorEastAsia" w:cstheme="minorBidi"/>
              <w:noProof/>
              <w:color w:val="auto"/>
              <w:kern w:val="2"/>
              <w:sz w:val="24"/>
              <w:szCs w:val="24"/>
              <w:lang w:eastAsia="en-GB"/>
              <w14:ligatures w14:val="standardContextual"/>
            </w:rPr>
            <w:tab/>
          </w:r>
          <w:r w:rsidRPr="00EB10E4">
            <w:rPr>
              <w:rStyle w:val="Hyperlink"/>
              <w:noProof/>
              <w:rPrChange w:id="40" w:author="Ramin Miraftabi" w:date="2026-07-07T15:17:00Z" w16du:dateUtc="2026-07-07T13:17:00Z">
                <w:rPr>
                  <w:rStyle w:val="Hyperlink"/>
                  <w:noProof/>
                  <w:lang w:val="en-US"/>
                </w:rPr>
              </w:rPrChange>
            </w:rPr>
            <w:t>Functional and non-functional requirements</w:t>
          </w:r>
          <w:r w:rsidRPr="00EB10E4">
            <w:rPr>
              <w:noProof/>
              <w:webHidden/>
            </w:rPr>
            <w:tab/>
          </w:r>
          <w:r w:rsidRPr="00EB10E4">
            <w:rPr>
              <w:noProof/>
              <w:webHidden/>
            </w:rPr>
            <w:fldChar w:fldCharType="begin"/>
          </w:r>
          <w:r w:rsidRPr="00EB10E4">
            <w:rPr>
              <w:noProof/>
              <w:webHidden/>
            </w:rPr>
            <w:instrText xml:space="preserve"> PAGEREF _Toc196547466 \h </w:instrText>
          </w:r>
          <w:r w:rsidRPr="00EB10E4">
            <w:rPr>
              <w:noProof/>
              <w:webHidden/>
            </w:rPr>
          </w:r>
          <w:r w:rsidRPr="00EB10E4">
            <w:rPr>
              <w:noProof/>
              <w:webHidden/>
            </w:rPr>
            <w:fldChar w:fldCharType="separate"/>
          </w:r>
          <w:r w:rsidRPr="00EB10E4">
            <w:rPr>
              <w:noProof/>
              <w:webHidden/>
            </w:rPr>
            <w:t>11</w:t>
          </w:r>
          <w:r w:rsidRPr="00EB10E4">
            <w:rPr>
              <w:noProof/>
              <w:webHidden/>
            </w:rPr>
            <w:fldChar w:fldCharType="end"/>
          </w:r>
          <w:r w:rsidRPr="00EB10E4">
            <w:fldChar w:fldCharType="end"/>
          </w:r>
        </w:p>
        <w:p w14:paraId="24078A56" w14:textId="52E0DFA1" w:rsidR="000D4E6A" w:rsidRPr="00EB10E4" w:rsidRDefault="000D4E6A">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r w:rsidRPr="00EB10E4">
            <w:fldChar w:fldCharType="begin"/>
          </w:r>
          <w:r w:rsidRPr="00EB10E4">
            <w:instrText>HYPERLINK \l "_Toc196547467"</w:instrText>
          </w:r>
          <w:r w:rsidRPr="00EB10E4">
            <w:fldChar w:fldCharType="separate"/>
          </w:r>
          <w:r w:rsidRPr="00EB10E4">
            <w:rPr>
              <w:rStyle w:val="Hyperlink"/>
              <w:noProof/>
              <w:rPrChange w:id="41" w:author="Ramin Miraftabi" w:date="2026-07-07T15:17:00Z" w16du:dateUtc="2026-07-07T13:17:00Z">
                <w:rPr>
                  <w:rStyle w:val="Hyperlink"/>
                  <w:noProof/>
                  <w:lang w:val="en-US"/>
                </w:rPr>
              </w:rPrChange>
            </w:rPr>
            <w:t>3.3.1</w:t>
          </w:r>
          <w:r w:rsidRPr="00EB10E4">
            <w:rPr>
              <w:rFonts w:eastAsiaTheme="minorEastAsia" w:cstheme="minorBidi"/>
              <w:noProof/>
              <w:color w:val="auto"/>
              <w:kern w:val="2"/>
              <w:sz w:val="24"/>
              <w:szCs w:val="24"/>
              <w:lang w:eastAsia="en-GB"/>
              <w14:ligatures w14:val="standardContextual"/>
            </w:rPr>
            <w:tab/>
          </w:r>
          <w:r w:rsidRPr="00EB10E4">
            <w:rPr>
              <w:rStyle w:val="Hyperlink"/>
              <w:noProof/>
              <w:rPrChange w:id="42" w:author="Ramin Miraftabi" w:date="2026-07-07T15:17:00Z" w16du:dateUtc="2026-07-07T13:17:00Z">
                <w:rPr>
                  <w:rStyle w:val="Hyperlink"/>
                  <w:noProof/>
                  <w:lang w:val="en-US"/>
                </w:rPr>
              </w:rPrChange>
            </w:rPr>
            <w:t>Functional requirements</w:t>
          </w:r>
          <w:r w:rsidRPr="00EB10E4">
            <w:rPr>
              <w:noProof/>
              <w:webHidden/>
            </w:rPr>
            <w:tab/>
          </w:r>
          <w:r w:rsidRPr="00EB10E4">
            <w:rPr>
              <w:noProof/>
              <w:webHidden/>
            </w:rPr>
            <w:fldChar w:fldCharType="begin"/>
          </w:r>
          <w:r w:rsidRPr="00EB10E4">
            <w:rPr>
              <w:noProof/>
              <w:webHidden/>
            </w:rPr>
            <w:instrText xml:space="preserve"> PAGEREF _Toc196547467 \h </w:instrText>
          </w:r>
          <w:r w:rsidRPr="00EB10E4">
            <w:rPr>
              <w:noProof/>
              <w:webHidden/>
            </w:rPr>
          </w:r>
          <w:r w:rsidRPr="00EB10E4">
            <w:rPr>
              <w:noProof/>
              <w:webHidden/>
            </w:rPr>
            <w:fldChar w:fldCharType="separate"/>
          </w:r>
          <w:r w:rsidRPr="00EB10E4">
            <w:rPr>
              <w:noProof/>
              <w:webHidden/>
            </w:rPr>
            <w:t>11</w:t>
          </w:r>
          <w:r w:rsidRPr="00EB10E4">
            <w:rPr>
              <w:noProof/>
              <w:webHidden/>
            </w:rPr>
            <w:fldChar w:fldCharType="end"/>
          </w:r>
          <w:r w:rsidRPr="00EB10E4">
            <w:fldChar w:fldCharType="end"/>
          </w:r>
        </w:p>
        <w:p w14:paraId="5052CC33" w14:textId="00209600" w:rsidR="000D4E6A" w:rsidRPr="00EB10E4" w:rsidRDefault="000D4E6A">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r w:rsidRPr="00EB10E4">
            <w:fldChar w:fldCharType="begin"/>
          </w:r>
          <w:r w:rsidRPr="00EB10E4">
            <w:instrText>HYPERLINK \l "_Toc196547468"</w:instrText>
          </w:r>
          <w:r w:rsidRPr="00EB10E4">
            <w:fldChar w:fldCharType="separate"/>
          </w:r>
          <w:r w:rsidRPr="00EB10E4">
            <w:rPr>
              <w:rStyle w:val="Hyperlink"/>
              <w:noProof/>
              <w:rPrChange w:id="43" w:author="Ramin Miraftabi" w:date="2026-07-07T15:17:00Z" w16du:dateUtc="2026-07-07T13:17:00Z">
                <w:rPr>
                  <w:rStyle w:val="Hyperlink"/>
                  <w:noProof/>
                  <w:lang w:val="en-US"/>
                </w:rPr>
              </w:rPrChange>
            </w:rPr>
            <w:t>3.3.2</w:t>
          </w:r>
          <w:r w:rsidRPr="00EB10E4">
            <w:rPr>
              <w:rFonts w:eastAsiaTheme="minorEastAsia" w:cstheme="minorBidi"/>
              <w:noProof/>
              <w:color w:val="auto"/>
              <w:kern w:val="2"/>
              <w:sz w:val="24"/>
              <w:szCs w:val="24"/>
              <w:lang w:eastAsia="en-GB"/>
              <w14:ligatures w14:val="standardContextual"/>
            </w:rPr>
            <w:tab/>
          </w:r>
          <w:r w:rsidRPr="00EB10E4">
            <w:rPr>
              <w:rStyle w:val="Hyperlink"/>
              <w:noProof/>
              <w:rPrChange w:id="44" w:author="Ramin Miraftabi" w:date="2026-07-07T15:17:00Z" w16du:dateUtc="2026-07-07T13:17:00Z">
                <w:rPr>
                  <w:rStyle w:val="Hyperlink"/>
                  <w:noProof/>
                  <w:lang w:val="en-US"/>
                </w:rPr>
              </w:rPrChange>
            </w:rPr>
            <w:t>Non-functional requirements</w:t>
          </w:r>
          <w:r w:rsidRPr="00EB10E4">
            <w:rPr>
              <w:noProof/>
              <w:webHidden/>
            </w:rPr>
            <w:tab/>
          </w:r>
          <w:r w:rsidRPr="00EB10E4">
            <w:rPr>
              <w:noProof/>
              <w:webHidden/>
            </w:rPr>
            <w:fldChar w:fldCharType="begin"/>
          </w:r>
          <w:r w:rsidRPr="00EB10E4">
            <w:rPr>
              <w:noProof/>
              <w:webHidden/>
            </w:rPr>
            <w:instrText xml:space="preserve"> PAGEREF _Toc196547468 \h </w:instrText>
          </w:r>
          <w:r w:rsidRPr="00EB10E4">
            <w:rPr>
              <w:noProof/>
              <w:webHidden/>
            </w:rPr>
          </w:r>
          <w:r w:rsidRPr="00EB10E4">
            <w:rPr>
              <w:noProof/>
              <w:webHidden/>
            </w:rPr>
            <w:fldChar w:fldCharType="separate"/>
          </w:r>
          <w:r w:rsidRPr="00EB10E4">
            <w:rPr>
              <w:noProof/>
              <w:webHidden/>
            </w:rPr>
            <w:t>15</w:t>
          </w:r>
          <w:r w:rsidRPr="00EB10E4">
            <w:rPr>
              <w:noProof/>
              <w:webHidden/>
            </w:rPr>
            <w:fldChar w:fldCharType="end"/>
          </w:r>
          <w:r w:rsidRPr="00EB10E4">
            <w:fldChar w:fldCharType="end"/>
          </w:r>
        </w:p>
        <w:p w14:paraId="13709AE5" w14:textId="102811AE" w:rsidR="000D4E6A" w:rsidRPr="00EB10E4" w:rsidRDefault="000D4E6A">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r w:rsidRPr="00EB10E4">
            <w:fldChar w:fldCharType="begin"/>
          </w:r>
          <w:r w:rsidRPr="00EB10E4">
            <w:instrText>HYPERLINK \l "_Toc196547469"</w:instrText>
          </w:r>
          <w:r w:rsidRPr="00EB10E4">
            <w:fldChar w:fldCharType="separate"/>
          </w:r>
          <w:r w:rsidRPr="00EB10E4">
            <w:rPr>
              <w:rStyle w:val="Hyperlink"/>
              <w:noProof/>
              <w:rPrChange w:id="45" w:author="Ramin Miraftabi" w:date="2026-07-07T15:17:00Z" w16du:dateUtc="2026-07-07T13:17:00Z">
                <w:rPr>
                  <w:rStyle w:val="Hyperlink"/>
                  <w:noProof/>
                  <w:lang w:val="en-US"/>
                </w:rPr>
              </w:rPrChange>
            </w:rPr>
            <w:t>3.4</w:t>
          </w:r>
          <w:r w:rsidRPr="00EB10E4">
            <w:rPr>
              <w:rFonts w:eastAsiaTheme="minorEastAsia" w:cstheme="minorBidi"/>
              <w:noProof/>
              <w:color w:val="auto"/>
              <w:kern w:val="2"/>
              <w:sz w:val="24"/>
              <w:szCs w:val="24"/>
              <w:lang w:eastAsia="en-GB"/>
              <w14:ligatures w14:val="standardContextual"/>
            </w:rPr>
            <w:tab/>
          </w:r>
          <w:r w:rsidRPr="00EB10E4">
            <w:rPr>
              <w:rStyle w:val="Hyperlink"/>
              <w:noProof/>
              <w:rPrChange w:id="46" w:author="Ramin Miraftabi" w:date="2026-07-07T15:17:00Z" w16du:dateUtc="2026-07-07T13:17:00Z">
                <w:rPr>
                  <w:rStyle w:val="Hyperlink"/>
                  <w:noProof/>
                  <w:lang w:val="en-US"/>
                </w:rPr>
              </w:rPrChange>
            </w:rPr>
            <w:t>Other constraints</w:t>
          </w:r>
          <w:r w:rsidRPr="00EB10E4">
            <w:rPr>
              <w:noProof/>
              <w:webHidden/>
            </w:rPr>
            <w:tab/>
          </w:r>
          <w:r w:rsidRPr="00EB10E4">
            <w:rPr>
              <w:noProof/>
              <w:webHidden/>
            </w:rPr>
            <w:fldChar w:fldCharType="begin"/>
          </w:r>
          <w:r w:rsidRPr="00EB10E4">
            <w:rPr>
              <w:noProof/>
              <w:webHidden/>
            </w:rPr>
            <w:instrText xml:space="preserve"> PAGEREF _Toc196547469 \h </w:instrText>
          </w:r>
          <w:r w:rsidRPr="00EB10E4">
            <w:rPr>
              <w:noProof/>
              <w:webHidden/>
            </w:rPr>
          </w:r>
          <w:r w:rsidRPr="00EB10E4">
            <w:rPr>
              <w:noProof/>
              <w:webHidden/>
            </w:rPr>
            <w:fldChar w:fldCharType="separate"/>
          </w:r>
          <w:r w:rsidRPr="00EB10E4">
            <w:rPr>
              <w:noProof/>
              <w:webHidden/>
            </w:rPr>
            <w:t>16</w:t>
          </w:r>
          <w:r w:rsidRPr="00EB10E4">
            <w:rPr>
              <w:noProof/>
              <w:webHidden/>
            </w:rPr>
            <w:fldChar w:fldCharType="end"/>
          </w:r>
          <w:r w:rsidRPr="00EB10E4">
            <w:fldChar w:fldCharType="end"/>
          </w:r>
        </w:p>
        <w:p w14:paraId="61F2F8EA" w14:textId="671CF636" w:rsidR="000D4E6A" w:rsidRPr="00EB10E4" w:rsidRDefault="000D4E6A">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r w:rsidRPr="00EB10E4">
            <w:fldChar w:fldCharType="begin"/>
          </w:r>
          <w:r w:rsidRPr="00EB10E4">
            <w:instrText>HYPERLINK \l "_Toc196547470"</w:instrText>
          </w:r>
          <w:r w:rsidRPr="00EB10E4">
            <w:fldChar w:fldCharType="separate"/>
          </w:r>
          <w:r w:rsidRPr="00EB10E4">
            <w:rPr>
              <w:rStyle w:val="Hyperlink"/>
              <w:noProof/>
              <w:rPrChange w:id="47" w:author="Ramin Miraftabi" w:date="2026-07-07T15:17:00Z" w16du:dateUtc="2026-07-07T13:17:00Z">
                <w:rPr>
                  <w:rStyle w:val="Hyperlink"/>
                  <w:noProof/>
                  <w:lang w:val="en-US"/>
                </w:rPr>
              </w:rPrChange>
            </w:rPr>
            <w:t>3.4.1</w:t>
          </w:r>
          <w:r w:rsidRPr="00EB10E4">
            <w:rPr>
              <w:rFonts w:eastAsiaTheme="minorEastAsia" w:cstheme="minorBidi"/>
              <w:noProof/>
              <w:color w:val="auto"/>
              <w:kern w:val="2"/>
              <w:sz w:val="24"/>
              <w:szCs w:val="24"/>
              <w:lang w:eastAsia="en-GB"/>
              <w14:ligatures w14:val="standardContextual"/>
            </w:rPr>
            <w:tab/>
          </w:r>
          <w:r w:rsidRPr="00EB10E4">
            <w:rPr>
              <w:rStyle w:val="Hyperlink"/>
              <w:noProof/>
              <w:rPrChange w:id="48" w:author="Ramin Miraftabi" w:date="2026-07-07T15:17:00Z" w16du:dateUtc="2026-07-07T13:17:00Z">
                <w:rPr>
                  <w:rStyle w:val="Hyperlink"/>
                  <w:noProof/>
                  <w:lang w:val="en-US"/>
                </w:rPr>
              </w:rPrChange>
            </w:rPr>
            <w:t>Relevant Industrial Standards</w:t>
          </w:r>
          <w:r w:rsidRPr="00EB10E4">
            <w:rPr>
              <w:noProof/>
              <w:webHidden/>
            </w:rPr>
            <w:tab/>
          </w:r>
          <w:r w:rsidRPr="00EB10E4">
            <w:rPr>
              <w:noProof/>
              <w:webHidden/>
            </w:rPr>
            <w:fldChar w:fldCharType="begin"/>
          </w:r>
          <w:r w:rsidRPr="00EB10E4">
            <w:rPr>
              <w:noProof/>
              <w:webHidden/>
            </w:rPr>
            <w:instrText xml:space="preserve"> PAGEREF _Toc196547470 \h </w:instrText>
          </w:r>
          <w:r w:rsidRPr="00EB10E4">
            <w:rPr>
              <w:noProof/>
              <w:webHidden/>
            </w:rPr>
          </w:r>
          <w:r w:rsidRPr="00EB10E4">
            <w:rPr>
              <w:noProof/>
              <w:webHidden/>
            </w:rPr>
            <w:fldChar w:fldCharType="separate"/>
          </w:r>
          <w:r w:rsidRPr="00EB10E4">
            <w:rPr>
              <w:noProof/>
              <w:webHidden/>
            </w:rPr>
            <w:t>17</w:t>
          </w:r>
          <w:r w:rsidRPr="00EB10E4">
            <w:rPr>
              <w:noProof/>
              <w:webHidden/>
            </w:rPr>
            <w:fldChar w:fldCharType="end"/>
          </w:r>
          <w:r w:rsidRPr="00EB10E4">
            <w:fldChar w:fldCharType="end"/>
          </w:r>
        </w:p>
        <w:p w14:paraId="41440BEA" w14:textId="503A27EC" w:rsidR="000D4E6A" w:rsidRPr="00EB10E4" w:rsidRDefault="000D4E6A">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r w:rsidRPr="00EB10E4">
            <w:fldChar w:fldCharType="begin"/>
          </w:r>
          <w:r w:rsidRPr="00EB10E4">
            <w:instrText>HYPERLINK \l "_Toc196547471"</w:instrText>
          </w:r>
          <w:r w:rsidRPr="00EB10E4">
            <w:fldChar w:fldCharType="separate"/>
          </w:r>
          <w:r w:rsidRPr="00EB10E4">
            <w:rPr>
              <w:rStyle w:val="Hyperlink"/>
              <w:noProof/>
              <w:rPrChange w:id="49" w:author="Ramin Miraftabi" w:date="2026-07-07T15:17:00Z" w16du:dateUtc="2026-07-07T13:17:00Z">
                <w:rPr>
                  <w:rStyle w:val="Hyperlink"/>
                  <w:noProof/>
                  <w:lang w:val="en-US"/>
                </w:rPr>
              </w:rPrChange>
            </w:rPr>
            <w:t>3.4.2</w:t>
          </w:r>
          <w:r w:rsidRPr="00EB10E4">
            <w:rPr>
              <w:rFonts w:eastAsiaTheme="minorEastAsia" w:cstheme="minorBidi"/>
              <w:noProof/>
              <w:color w:val="auto"/>
              <w:kern w:val="2"/>
              <w:sz w:val="24"/>
              <w:szCs w:val="24"/>
              <w:lang w:eastAsia="en-GB"/>
              <w14:ligatures w14:val="standardContextual"/>
            </w:rPr>
            <w:tab/>
          </w:r>
          <w:r w:rsidRPr="00EB10E4">
            <w:rPr>
              <w:rStyle w:val="Hyperlink"/>
              <w:noProof/>
              <w:rPrChange w:id="50" w:author="Ramin Miraftabi" w:date="2026-07-07T15:17:00Z" w16du:dateUtc="2026-07-07T13:17:00Z">
                <w:rPr>
                  <w:rStyle w:val="Hyperlink"/>
                  <w:noProof/>
                  <w:lang w:val="en-US"/>
                </w:rPr>
              </w:rPrChange>
            </w:rPr>
            <w:t>Operational nodes</w:t>
          </w:r>
          <w:r w:rsidRPr="00EB10E4">
            <w:rPr>
              <w:noProof/>
              <w:webHidden/>
            </w:rPr>
            <w:tab/>
          </w:r>
          <w:r w:rsidRPr="00EB10E4">
            <w:rPr>
              <w:noProof/>
              <w:webHidden/>
            </w:rPr>
            <w:fldChar w:fldCharType="begin"/>
          </w:r>
          <w:r w:rsidRPr="00EB10E4">
            <w:rPr>
              <w:noProof/>
              <w:webHidden/>
            </w:rPr>
            <w:instrText xml:space="preserve"> PAGEREF _Toc196547471 \h </w:instrText>
          </w:r>
          <w:r w:rsidRPr="00EB10E4">
            <w:rPr>
              <w:noProof/>
              <w:webHidden/>
            </w:rPr>
          </w:r>
          <w:r w:rsidRPr="00EB10E4">
            <w:rPr>
              <w:noProof/>
              <w:webHidden/>
            </w:rPr>
            <w:fldChar w:fldCharType="separate"/>
          </w:r>
          <w:r w:rsidRPr="00EB10E4">
            <w:rPr>
              <w:noProof/>
              <w:webHidden/>
            </w:rPr>
            <w:t>17</w:t>
          </w:r>
          <w:r w:rsidRPr="00EB10E4">
            <w:rPr>
              <w:noProof/>
              <w:webHidden/>
            </w:rPr>
            <w:fldChar w:fldCharType="end"/>
          </w:r>
          <w:r w:rsidRPr="00EB10E4">
            <w:fldChar w:fldCharType="end"/>
          </w:r>
        </w:p>
        <w:p w14:paraId="6A89E0DA" w14:textId="711A381B" w:rsidR="000D4E6A" w:rsidRPr="00EB10E4" w:rsidRDefault="000D4E6A">
          <w:pPr>
            <w:pStyle w:val="TOC1"/>
            <w:rPr>
              <w:rFonts w:eastAsiaTheme="minorEastAsia" w:cstheme="minorBidi"/>
              <w:b w:val="0"/>
              <w:caps w:val="0"/>
              <w:noProof/>
              <w:color w:val="auto"/>
              <w:kern w:val="2"/>
              <w:szCs w:val="24"/>
              <w:lang w:eastAsia="en-GB"/>
              <w14:ligatures w14:val="standardContextual"/>
            </w:rPr>
          </w:pPr>
          <w:hyperlink w:anchor="_Toc196547472" w:history="1">
            <w:r w:rsidRPr="00EB10E4">
              <w:rPr>
                <w:rStyle w:val="Hyperlink"/>
                <w:noProof/>
              </w:rPr>
              <w:t>4</w:t>
            </w:r>
            <w:r w:rsidRPr="00EB10E4">
              <w:rPr>
                <w:rFonts w:eastAsiaTheme="minorEastAsia" w:cstheme="minorBidi"/>
                <w:b w:val="0"/>
                <w:caps w:val="0"/>
                <w:noProof/>
                <w:color w:val="auto"/>
                <w:kern w:val="2"/>
                <w:szCs w:val="24"/>
                <w:lang w:eastAsia="en-GB"/>
                <w14:ligatures w14:val="standardContextual"/>
              </w:rPr>
              <w:tab/>
            </w:r>
            <w:r w:rsidRPr="00EB10E4">
              <w:rPr>
                <w:rStyle w:val="Hyperlink"/>
                <w:noProof/>
              </w:rPr>
              <w:t>Service Overview</w:t>
            </w:r>
            <w:r w:rsidRPr="00EB10E4">
              <w:rPr>
                <w:noProof/>
                <w:webHidden/>
              </w:rPr>
              <w:tab/>
            </w:r>
            <w:r w:rsidRPr="00EB10E4">
              <w:rPr>
                <w:noProof/>
                <w:webHidden/>
              </w:rPr>
              <w:fldChar w:fldCharType="begin"/>
            </w:r>
            <w:r w:rsidRPr="00EB10E4">
              <w:rPr>
                <w:noProof/>
                <w:webHidden/>
              </w:rPr>
              <w:instrText xml:space="preserve"> PAGEREF _Toc196547472 \h </w:instrText>
            </w:r>
            <w:r w:rsidRPr="00EB10E4">
              <w:rPr>
                <w:noProof/>
                <w:webHidden/>
              </w:rPr>
            </w:r>
            <w:r w:rsidRPr="00EB10E4">
              <w:rPr>
                <w:noProof/>
                <w:webHidden/>
              </w:rPr>
              <w:fldChar w:fldCharType="separate"/>
            </w:r>
            <w:r w:rsidRPr="00EB10E4">
              <w:rPr>
                <w:noProof/>
                <w:webHidden/>
              </w:rPr>
              <w:t>18</w:t>
            </w:r>
            <w:r w:rsidRPr="00EB10E4">
              <w:rPr>
                <w:noProof/>
                <w:webHidden/>
              </w:rPr>
              <w:fldChar w:fldCharType="end"/>
            </w:r>
          </w:hyperlink>
        </w:p>
        <w:p w14:paraId="46840B06" w14:textId="24A51F3D" w:rsidR="000D4E6A" w:rsidRPr="00EB10E4" w:rsidRDefault="000D4E6A">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r w:rsidRPr="00EB10E4">
            <w:fldChar w:fldCharType="begin"/>
          </w:r>
          <w:r w:rsidRPr="00EB10E4">
            <w:instrText>HYPERLINK \l "_Toc196547473"</w:instrText>
          </w:r>
          <w:r w:rsidRPr="00EB10E4">
            <w:fldChar w:fldCharType="separate"/>
          </w:r>
          <w:r w:rsidRPr="00EB10E4">
            <w:rPr>
              <w:rStyle w:val="Hyperlink"/>
              <w:noProof/>
              <w:rPrChange w:id="51" w:author="Ramin Miraftabi" w:date="2026-07-07T15:17:00Z" w16du:dateUtc="2026-07-07T13:17:00Z">
                <w:rPr>
                  <w:rStyle w:val="Hyperlink"/>
                  <w:noProof/>
                  <w:lang w:val="en-US"/>
                </w:rPr>
              </w:rPrChange>
            </w:rPr>
            <w:t>4.1</w:t>
          </w:r>
          <w:r w:rsidRPr="00EB10E4">
            <w:rPr>
              <w:rFonts w:eastAsiaTheme="minorEastAsia" w:cstheme="minorBidi"/>
              <w:noProof/>
              <w:color w:val="auto"/>
              <w:kern w:val="2"/>
              <w:sz w:val="24"/>
              <w:szCs w:val="24"/>
              <w:lang w:eastAsia="en-GB"/>
              <w14:ligatures w14:val="standardContextual"/>
            </w:rPr>
            <w:tab/>
          </w:r>
          <w:r w:rsidRPr="00EB10E4">
            <w:rPr>
              <w:rStyle w:val="Hyperlink"/>
              <w:noProof/>
              <w:rPrChange w:id="52" w:author="Ramin Miraftabi" w:date="2026-07-07T15:17:00Z" w16du:dateUtc="2026-07-07T13:17:00Z">
                <w:rPr>
                  <w:rStyle w:val="Hyperlink"/>
                  <w:noProof/>
                  <w:lang w:val="en-US"/>
                </w:rPr>
              </w:rPrChange>
            </w:rPr>
            <w:t>Logical operations</w:t>
          </w:r>
          <w:r w:rsidRPr="00EB10E4">
            <w:rPr>
              <w:noProof/>
              <w:webHidden/>
            </w:rPr>
            <w:tab/>
          </w:r>
          <w:r w:rsidRPr="00EB10E4">
            <w:rPr>
              <w:noProof/>
              <w:webHidden/>
            </w:rPr>
            <w:fldChar w:fldCharType="begin"/>
          </w:r>
          <w:r w:rsidRPr="00EB10E4">
            <w:rPr>
              <w:noProof/>
              <w:webHidden/>
            </w:rPr>
            <w:instrText xml:space="preserve"> PAGEREF _Toc196547473 \h </w:instrText>
          </w:r>
          <w:r w:rsidRPr="00EB10E4">
            <w:rPr>
              <w:noProof/>
              <w:webHidden/>
            </w:rPr>
          </w:r>
          <w:r w:rsidRPr="00EB10E4">
            <w:rPr>
              <w:noProof/>
              <w:webHidden/>
            </w:rPr>
            <w:fldChar w:fldCharType="separate"/>
          </w:r>
          <w:r w:rsidRPr="00EB10E4">
            <w:rPr>
              <w:noProof/>
              <w:webHidden/>
            </w:rPr>
            <w:t>18</w:t>
          </w:r>
          <w:r w:rsidRPr="00EB10E4">
            <w:rPr>
              <w:noProof/>
              <w:webHidden/>
            </w:rPr>
            <w:fldChar w:fldCharType="end"/>
          </w:r>
          <w:r w:rsidRPr="00EB10E4">
            <w:fldChar w:fldCharType="end"/>
          </w:r>
        </w:p>
        <w:p w14:paraId="52A7BA5F" w14:textId="746531E3" w:rsidR="000D4E6A" w:rsidRPr="00EB10E4" w:rsidRDefault="000D4E6A">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r w:rsidRPr="00EB10E4">
            <w:fldChar w:fldCharType="begin"/>
          </w:r>
          <w:r w:rsidRPr="00EB10E4">
            <w:instrText>HYPERLINK \l "_Toc196547474"</w:instrText>
          </w:r>
          <w:r w:rsidRPr="00EB10E4">
            <w:fldChar w:fldCharType="separate"/>
          </w:r>
          <w:r w:rsidRPr="00EB10E4">
            <w:rPr>
              <w:rStyle w:val="Hyperlink"/>
              <w:noProof/>
              <w:rPrChange w:id="53" w:author="Ramin Miraftabi" w:date="2026-07-07T15:17:00Z" w16du:dateUtc="2026-07-07T13:17:00Z">
                <w:rPr>
                  <w:rStyle w:val="Hyperlink"/>
                  <w:noProof/>
                  <w:lang w:val="en-US"/>
                </w:rPr>
              </w:rPrChange>
            </w:rPr>
            <w:t>4.2</w:t>
          </w:r>
          <w:r w:rsidRPr="00EB10E4">
            <w:rPr>
              <w:rFonts w:eastAsiaTheme="minorEastAsia" w:cstheme="minorBidi"/>
              <w:noProof/>
              <w:color w:val="auto"/>
              <w:kern w:val="2"/>
              <w:sz w:val="24"/>
              <w:szCs w:val="24"/>
              <w:lang w:eastAsia="en-GB"/>
              <w14:ligatures w14:val="standardContextual"/>
            </w:rPr>
            <w:tab/>
          </w:r>
          <w:r w:rsidRPr="00EB10E4">
            <w:rPr>
              <w:rStyle w:val="Hyperlink"/>
              <w:noProof/>
              <w:rPrChange w:id="54" w:author="Ramin Miraftabi" w:date="2026-07-07T15:17:00Z" w16du:dateUtc="2026-07-07T13:17:00Z">
                <w:rPr>
                  <w:rStyle w:val="Hyperlink"/>
                  <w:noProof/>
                  <w:lang w:val="en-US"/>
                </w:rPr>
              </w:rPrChange>
            </w:rPr>
            <w:t>Logical parameters</w:t>
          </w:r>
          <w:r w:rsidRPr="00EB10E4">
            <w:rPr>
              <w:noProof/>
              <w:webHidden/>
            </w:rPr>
            <w:tab/>
          </w:r>
          <w:r w:rsidRPr="00EB10E4">
            <w:rPr>
              <w:noProof/>
              <w:webHidden/>
            </w:rPr>
            <w:fldChar w:fldCharType="begin"/>
          </w:r>
          <w:r w:rsidRPr="00EB10E4">
            <w:rPr>
              <w:noProof/>
              <w:webHidden/>
            </w:rPr>
            <w:instrText xml:space="preserve"> PAGEREF _Toc196547474 \h </w:instrText>
          </w:r>
          <w:r w:rsidRPr="00EB10E4">
            <w:rPr>
              <w:noProof/>
              <w:webHidden/>
            </w:rPr>
          </w:r>
          <w:r w:rsidRPr="00EB10E4">
            <w:rPr>
              <w:noProof/>
              <w:webHidden/>
            </w:rPr>
            <w:fldChar w:fldCharType="separate"/>
          </w:r>
          <w:r w:rsidRPr="00EB10E4">
            <w:rPr>
              <w:noProof/>
              <w:webHidden/>
            </w:rPr>
            <w:t>18</w:t>
          </w:r>
          <w:r w:rsidRPr="00EB10E4">
            <w:rPr>
              <w:noProof/>
              <w:webHidden/>
            </w:rPr>
            <w:fldChar w:fldCharType="end"/>
          </w:r>
          <w:r w:rsidRPr="00EB10E4">
            <w:fldChar w:fldCharType="end"/>
          </w:r>
        </w:p>
        <w:p w14:paraId="07A5BC83" w14:textId="1384616B" w:rsidR="000D4E6A" w:rsidRPr="00EB10E4" w:rsidRDefault="000D4E6A">
          <w:pPr>
            <w:pStyle w:val="TOC1"/>
            <w:rPr>
              <w:rFonts w:eastAsiaTheme="minorEastAsia" w:cstheme="minorBidi"/>
              <w:b w:val="0"/>
              <w:caps w:val="0"/>
              <w:noProof/>
              <w:color w:val="auto"/>
              <w:kern w:val="2"/>
              <w:szCs w:val="24"/>
              <w:lang w:eastAsia="en-GB"/>
              <w14:ligatures w14:val="standardContextual"/>
            </w:rPr>
          </w:pPr>
          <w:hyperlink w:anchor="_Toc196547475" w:history="1">
            <w:r w:rsidRPr="00EB10E4">
              <w:rPr>
                <w:rStyle w:val="Hyperlink"/>
                <w:noProof/>
              </w:rPr>
              <w:t>5</w:t>
            </w:r>
            <w:r w:rsidRPr="00EB10E4">
              <w:rPr>
                <w:rFonts w:eastAsiaTheme="minorEastAsia" w:cstheme="minorBidi"/>
                <w:b w:val="0"/>
                <w:caps w:val="0"/>
                <w:noProof/>
                <w:color w:val="auto"/>
                <w:kern w:val="2"/>
                <w:szCs w:val="24"/>
                <w:lang w:eastAsia="en-GB"/>
                <w14:ligatures w14:val="standardContextual"/>
              </w:rPr>
              <w:tab/>
            </w:r>
            <w:r w:rsidRPr="00EB10E4">
              <w:rPr>
                <w:rStyle w:val="Hyperlink"/>
                <w:noProof/>
              </w:rPr>
              <w:t>Service Data Model</w:t>
            </w:r>
            <w:r w:rsidRPr="00EB10E4">
              <w:rPr>
                <w:noProof/>
                <w:webHidden/>
              </w:rPr>
              <w:tab/>
            </w:r>
            <w:r w:rsidRPr="00EB10E4">
              <w:rPr>
                <w:noProof/>
                <w:webHidden/>
              </w:rPr>
              <w:fldChar w:fldCharType="begin"/>
            </w:r>
            <w:r w:rsidRPr="00EB10E4">
              <w:rPr>
                <w:noProof/>
                <w:webHidden/>
              </w:rPr>
              <w:instrText xml:space="preserve"> PAGEREF _Toc196547475 \h </w:instrText>
            </w:r>
            <w:r w:rsidRPr="00EB10E4">
              <w:rPr>
                <w:noProof/>
                <w:webHidden/>
              </w:rPr>
            </w:r>
            <w:r w:rsidRPr="00EB10E4">
              <w:rPr>
                <w:noProof/>
                <w:webHidden/>
              </w:rPr>
              <w:fldChar w:fldCharType="separate"/>
            </w:r>
            <w:r w:rsidRPr="00EB10E4">
              <w:rPr>
                <w:noProof/>
                <w:webHidden/>
              </w:rPr>
              <w:t>1</w:t>
            </w:r>
            <w:r w:rsidRPr="00EB10E4">
              <w:rPr>
                <w:noProof/>
                <w:webHidden/>
              </w:rPr>
              <w:t>9</w:t>
            </w:r>
            <w:r w:rsidRPr="00EB10E4">
              <w:rPr>
                <w:noProof/>
                <w:webHidden/>
              </w:rPr>
              <w:fldChar w:fldCharType="end"/>
            </w:r>
          </w:hyperlink>
        </w:p>
        <w:p w14:paraId="7C3D9393" w14:textId="7B08A243" w:rsidR="000D4E6A" w:rsidRPr="00EB10E4" w:rsidRDefault="000D4E6A">
          <w:pPr>
            <w:pStyle w:val="TOC1"/>
            <w:rPr>
              <w:rFonts w:eastAsiaTheme="minorEastAsia" w:cstheme="minorBidi"/>
              <w:b w:val="0"/>
              <w:caps w:val="0"/>
              <w:noProof/>
              <w:color w:val="auto"/>
              <w:kern w:val="2"/>
              <w:szCs w:val="24"/>
              <w:lang w:eastAsia="en-GB"/>
              <w14:ligatures w14:val="standardContextual"/>
            </w:rPr>
          </w:pPr>
          <w:hyperlink w:anchor="_Toc196547476" w:history="1">
            <w:r w:rsidRPr="00EB10E4">
              <w:rPr>
                <w:rStyle w:val="Hyperlink"/>
                <w:noProof/>
              </w:rPr>
              <w:t>6</w:t>
            </w:r>
            <w:r w:rsidRPr="00EB10E4">
              <w:rPr>
                <w:rFonts w:eastAsiaTheme="minorEastAsia" w:cstheme="minorBidi"/>
                <w:b w:val="0"/>
                <w:caps w:val="0"/>
                <w:noProof/>
                <w:color w:val="auto"/>
                <w:kern w:val="2"/>
                <w:szCs w:val="24"/>
                <w:lang w:eastAsia="en-GB"/>
                <w14:ligatures w14:val="standardContextual"/>
              </w:rPr>
              <w:tab/>
            </w:r>
            <w:r w:rsidRPr="00EB10E4">
              <w:rPr>
                <w:rStyle w:val="Hyperlink"/>
                <w:noProof/>
              </w:rPr>
              <w:t>Service Dynamic Behaviour</w:t>
            </w:r>
            <w:r w:rsidRPr="00EB10E4">
              <w:rPr>
                <w:noProof/>
                <w:webHidden/>
              </w:rPr>
              <w:tab/>
            </w:r>
            <w:r w:rsidRPr="00EB10E4">
              <w:rPr>
                <w:noProof/>
                <w:webHidden/>
              </w:rPr>
              <w:fldChar w:fldCharType="begin"/>
            </w:r>
            <w:r w:rsidRPr="00EB10E4">
              <w:rPr>
                <w:noProof/>
                <w:webHidden/>
              </w:rPr>
              <w:instrText xml:space="preserve"> PAGEREF _Toc196547476 \h </w:instrText>
            </w:r>
            <w:r w:rsidRPr="00EB10E4">
              <w:rPr>
                <w:noProof/>
                <w:webHidden/>
              </w:rPr>
            </w:r>
            <w:r w:rsidRPr="00EB10E4">
              <w:rPr>
                <w:noProof/>
                <w:webHidden/>
              </w:rPr>
              <w:fldChar w:fldCharType="separate"/>
            </w:r>
            <w:r w:rsidRPr="00EB10E4">
              <w:rPr>
                <w:noProof/>
                <w:webHidden/>
              </w:rPr>
              <w:t>21</w:t>
            </w:r>
            <w:r w:rsidRPr="00EB10E4">
              <w:rPr>
                <w:noProof/>
                <w:webHidden/>
              </w:rPr>
              <w:fldChar w:fldCharType="end"/>
            </w:r>
          </w:hyperlink>
        </w:p>
        <w:p w14:paraId="61537220" w14:textId="171F2778" w:rsidR="000D4E6A" w:rsidRPr="00EB10E4" w:rsidRDefault="000D4E6A">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r w:rsidRPr="00EB10E4">
            <w:fldChar w:fldCharType="begin"/>
          </w:r>
          <w:r w:rsidRPr="00EB10E4">
            <w:instrText>HYPERLINK \l "_Toc196547477"</w:instrText>
          </w:r>
          <w:r w:rsidRPr="00EB10E4">
            <w:fldChar w:fldCharType="separate"/>
          </w:r>
          <w:r w:rsidRPr="00EB10E4">
            <w:rPr>
              <w:rStyle w:val="Hyperlink"/>
              <w:noProof/>
              <w:rPrChange w:id="55" w:author="Ramin Miraftabi" w:date="2026-07-07T15:17:00Z" w16du:dateUtc="2026-07-07T13:17:00Z">
                <w:rPr>
                  <w:rStyle w:val="Hyperlink"/>
                  <w:noProof/>
                  <w:lang w:val="en-US"/>
                </w:rPr>
              </w:rPrChange>
            </w:rPr>
            <w:t>6.1</w:t>
          </w:r>
          <w:r w:rsidRPr="00EB10E4">
            <w:rPr>
              <w:rFonts w:eastAsiaTheme="minorEastAsia" w:cstheme="minorBidi"/>
              <w:noProof/>
              <w:color w:val="auto"/>
              <w:kern w:val="2"/>
              <w:sz w:val="24"/>
              <w:szCs w:val="24"/>
              <w:lang w:eastAsia="en-GB"/>
              <w14:ligatures w14:val="standardContextual"/>
            </w:rPr>
            <w:tab/>
          </w:r>
          <w:r w:rsidRPr="00EB10E4">
            <w:rPr>
              <w:rStyle w:val="Hyperlink"/>
              <w:noProof/>
              <w:rPrChange w:id="56" w:author="Ramin Miraftabi" w:date="2026-07-07T15:17:00Z" w16du:dateUtc="2026-07-07T13:17:00Z">
                <w:rPr>
                  <w:rStyle w:val="Hyperlink"/>
                  <w:noProof/>
                  <w:lang w:val="en-US"/>
                </w:rPr>
              </w:rPrChange>
            </w:rPr>
            <w:t>The allowed use of different clearance statuses</w:t>
          </w:r>
          <w:r w:rsidRPr="00EB10E4">
            <w:rPr>
              <w:noProof/>
              <w:webHidden/>
            </w:rPr>
            <w:tab/>
          </w:r>
          <w:r w:rsidRPr="00EB10E4">
            <w:rPr>
              <w:noProof/>
              <w:webHidden/>
            </w:rPr>
            <w:fldChar w:fldCharType="begin"/>
          </w:r>
          <w:r w:rsidRPr="00EB10E4">
            <w:rPr>
              <w:noProof/>
              <w:webHidden/>
            </w:rPr>
            <w:instrText xml:space="preserve"> PAGEREF _Toc196547477 \h </w:instrText>
          </w:r>
          <w:r w:rsidRPr="00EB10E4">
            <w:rPr>
              <w:noProof/>
              <w:webHidden/>
            </w:rPr>
          </w:r>
          <w:r w:rsidRPr="00EB10E4">
            <w:rPr>
              <w:noProof/>
              <w:webHidden/>
            </w:rPr>
            <w:fldChar w:fldCharType="separate"/>
          </w:r>
          <w:r w:rsidRPr="00EB10E4">
            <w:rPr>
              <w:noProof/>
              <w:webHidden/>
            </w:rPr>
            <w:t>21</w:t>
          </w:r>
          <w:r w:rsidRPr="00EB10E4">
            <w:rPr>
              <w:noProof/>
              <w:webHidden/>
            </w:rPr>
            <w:fldChar w:fldCharType="end"/>
          </w:r>
          <w:r w:rsidRPr="00EB10E4">
            <w:fldChar w:fldCharType="end"/>
          </w:r>
        </w:p>
        <w:p w14:paraId="594E1C0D" w14:textId="07F0A63D" w:rsidR="000D4E6A" w:rsidRPr="00EB10E4" w:rsidRDefault="000D4E6A">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r w:rsidRPr="00EB10E4">
            <w:fldChar w:fldCharType="begin"/>
          </w:r>
          <w:r w:rsidRPr="00EB10E4">
            <w:instrText>HYPERLINK \l "_Toc196547478"</w:instrText>
          </w:r>
          <w:r w:rsidRPr="00EB10E4">
            <w:fldChar w:fldCharType="separate"/>
          </w:r>
          <w:r w:rsidRPr="00EB10E4">
            <w:rPr>
              <w:rStyle w:val="Hyperlink"/>
              <w:noProof/>
              <w:rPrChange w:id="57" w:author="Ramin Miraftabi" w:date="2026-07-07T15:17:00Z" w16du:dateUtc="2026-07-07T13:17:00Z">
                <w:rPr>
                  <w:rStyle w:val="Hyperlink"/>
                  <w:noProof/>
                  <w:lang w:val="en-US"/>
                </w:rPr>
              </w:rPrChange>
            </w:rPr>
            <w:t>6.2</w:t>
          </w:r>
          <w:r w:rsidRPr="00EB10E4">
            <w:rPr>
              <w:rFonts w:eastAsiaTheme="minorEastAsia" w:cstheme="minorBidi"/>
              <w:noProof/>
              <w:color w:val="auto"/>
              <w:kern w:val="2"/>
              <w:sz w:val="24"/>
              <w:szCs w:val="24"/>
              <w:lang w:eastAsia="en-GB"/>
              <w14:ligatures w14:val="standardContextual"/>
            </w:rPr>
            <w:tab/>
          </w:r>
          <w:r w:rsidRPr="00EB10E4">
            <w:rPr>
              <w:rStyle w:val="Hyperlink"/>
              <w:noProof/>
              <w:rPrChange w:id="58" w:author="Ramin Miraftabi" w:date="2026-07-07T15:17:00Z" w16du:dateUtc="2026-07-07T13:17:00Z">
                <w:rPr>
                  <w:rStyle w:val="Hyperlink"/>
                  <w:noProof/>
                  <w:lang w:val="en-US"/>
                </w:rPr>
              </w:rPrChange>
            </w:rPr>
            <w:t>Multiple clearance messages in a single request</w:t>
          </w:r>
          <w:r w:rsidRPr="00EB10E4">
            <w:rPr>
              <w:noProof/>
              <w:webHidden/>
            </w:rPr>
            <w:tab/>
          </w:r>
          <w:r w:rsidRPr="00EB10E4">
            <w:rPr>
              <w:noProof/>
              <w:webHidden/>
            </w:rPr>
            <w:fldChar w:fldCharType="begin"/>
          </w:r>
          <w:r w:rsidRPr="00EB10E4">
            <w:rPr>
              <w:noProof/>
              <w:webHidden/>
            </w:rPr>
            <w:instrText xml:space="preserve"> PAGEREF _Toc196547478 \h </w:instrText>
          </w:r>
          <w:r w:rsidRPr="00EB10E4">
            <w:rPr>
              <w:noProof/>
              <w:webHidden/>
            </w:rPr>
          </w:r>
          <w:r w:rsidRPr="00EB10E4">
            <w:rPr>
              <w:noProof/>
              <w:webHidden/>
            </w:rPr>
            <w:fldChar w:fldCharType="separate"/>
          </w:r>
          <w:r w:rsidRPr="00EB10E4">
            <w:rPr>
              <w:noProof/>
              <w:webHidden/>
            </w:rPr>
            <w:t>21</w:t>
          </w:r>
          <w:r w:rsidRPr="00EB10E4">
            <w:rPr>
              <w:noProof/>
              <w:webHidden/>
            </w:rPr>
            <w:fldChar w:fldCharType="end"/>
          </w:r>
          <w:r w:rsidRPr="00EB10E4">
            <w:fldChar w:fldCharType="end"/>
          </w:r>
        </w:p>
        <w:p w14:paraId="2497042D" w14:textId="2231B7E5" w:rsidR="000D4E6A" w:rsidRPr="00EB10E4" w:rsidRDefault="000D4E6A">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r w:rsidRPr="00EB10E4">
            <w:fldChar w:fldCharType="begin"/>
          </w:r>
          <w:r w:rsidRPr="00EB10E4">
            <w:instrText>HYPERLINK \l "_Toc196547479"</w:instrText>
          </w:r>
          <w:r w:rsidRPr="00EB10E4">
            <w:fldChar w:fldCharType="separate"/>
          </w:r>
          <w:r w:rsidRPr="00EB10E4">
            <w:rPr>
              <w:rStyle w:val="Hyperlink"/>
              <w:noProof/>
              <w:rPrChange w:id="59" w:author="Ramin Miraftabi" w:date="2026-07-07T15:17:00Z" w16du:dateUtc="2026-07-07T13:17:00Z">
                <w:rPr>
                  <w:rStyle w:val="Hyperlink"/>
                  <w:noProof/>
                  <w:lang w:val="en-US"/>
                </w:rPr>
              </w:rPrChange>
            </w:rPr>
            <w:t>6.3</w:t>
          </w:r>
          <w:r w:rsidRPr="00EB10E4">
            <w:rPr>
              <w:rFonts w:eastAsiaTheme="minorEastAsia" w:cstheme="minorBidi"/>
              <w:noProof/>
              <w:color w:val="auto"/>
              <w:kern w:val="2"/>
              <w:sz w:val="24"/>
              <w:szCs w:val="24"/>
              <w:lang w:eastAsia="en-GB"/>
              <w14:ligatures w14:val="standardContextual"/>
            </w:rPr>
            <w:tab/>
          </w:r>
          <w:r w:rsidRPr="00EB10E4">
            <w:rPr>
              <w:rStyle w:val="Hyperlink"/>
              <w:noProof/>
              <w:rPrChange w:id="60" w:author="Ramin Miraftabi" w:date="2026-07-07T15:17:00Z" w16du:dateUtc="2026-07-07T13:17:00Z">
                <w:rPr>
                  <w:rStyle w:val="Hyperlink"/>
                  <w:noProof/>
                  <w:lang w:val="en-US"/>
                </w:rPr>
              </w:rPrChange>
            </w:rPr>
            <w:t>Sequence diagrams</w:t>
          </w:r>
          <w:r w:rsidRPr="00EB10E4">
            <w:rPr>
              <w:noProof/>
              <w:webHidden/>
            </w:rPr>
            <w:tab/>
          </w:r>
          <w:r w:rsidRPr="00EB10E4">
            <w:rPr>
              <w:noProof/>
              <w:webHidden/>
            </w:rPr>
            <w:fldChar w:fldCharType="begin"/>
          </w:r>
          <w:r w:rsidRPr="00EB10E4">
            <w:rPr>
              <w:noProof/>
              <w:webHidden/>
            </w:rPr>
            <w:instrText xml:space="preserve"> PAGEREF _Toc196547479 \h </w:instrText>
          </w:r>
          <w:r w:rsidRPr="00EB10E4">
            <w:rPr>
              <w:noProof/>
              <w:webHidden/>
            </w:rPr>
          </w:r>
          <w:r w:rsidRPr="00EB10E4">
            <w:rPr>
              <w:noProof/>
              <w:webHidden/>
            </w:rPr>
            <w:fldChar w:fldCharType="separate"/>
          </w:r>
          <w:r w:rsidRPr="00EB10E4">
            <w:rPr>
              <w:noProof/>
              <w:webHidden/>
            </w:rPr>
            <w:t>21</w:t>
          </w:r>
          <w:r w:rsidRPr="00EB10E4">
            <w:rPr>
              <w:noProof/>
              <w:webHidden/>
            </w:rPr>
            <w:fldChar w:fldCharType="end"/>
          </w:r>
          <w:r w:rsidRPr="00EB10E4">
            <w:fldChar w:fldCharType="end"/>
          </w:r>
        </w:p>
        <w:p w14:paraId="508809F0" w14:textId="36A0A755" w:rsidR="000D4E6A" w:rsidRPr="00EB10E4" w:rsidRDefault="000D4E6A">
          <w:pPr>
            <w:pStyle w:val="TOC1"/>
            <w:rPr>
              <w:rFonts w:eastAsiaTheme="minorEastAsia" w:cstheme="minorBidi"/>
              <w:b w:val="0"/>
              <w:caps w:val="0"/>
              <w:noProof/>
              <w:color w:val="auto"/>
              <w:kern w:val="2"/>
              <w:szCs w:val="24"/>
              <w:lang w:eastAsia="en-GB"/>
              <w14:ligatures w14:val="standardContextual"/>
            </w:rPr>
          </w:pPr>
          <w:hyperlink w:anchor="_Toc196547480" w:history="1">
            <w:r w:rsidRPr="00EB10E4">
              <w:rPr>
                <w:rStyle w:val="Hyperlink"/>
                <w:noProof/>
              </w:rPr>
              <w:t>7</w:t>
            </w:r>
            <w:r w:rsidRPr="00EB10E4">
              <w:rPr>
                <w:rFonts w:eastAsiaTheme="minorEastAsia" w:cstheme="minorBidi"/>
                <w:b w:val="0"/>
                <w:caps w:val="0"/>
                <w:noProof/>
                <w:color w:val="auto"/>
                <w:kern w:val="2"/>
                <w:szCs w:val="24"/>
                <w:lang w:eastAsia="en-GB"/>
                <w14:ligatures w14:val="standardContextual"/>
              </w:rPr>
              <w:tab/>
            </w:r>
            <w:r w:rsidRPr="00EB10E4">
              <w:rPr>
                <w:rStyle w:val="Hyperlink"/>
                <w:noProof/>
              </w:rPr>
              <w:t>Definitions</w:t>
            </w:r>
            <w:r w:rsidRPr="00EB10E4">
              <w:rPr>
                <w:noProof/>
                <w:webHidden/>
              </w:rPr>
              <w:tab/>
            </w:r>
            <w:r w:rsidRPr="00EB10E4">
              <w:rPr>
                <w:noProof/>
                <w:webHidden/>
              </w:rPr>
              <w:fldChar w:fldCharType="begin"/>
            </w:r>
            <w:r w:rsidRPr="00EB10E4">
              <w:rPr>
                <w:noProof/>
                <w:webHidden/>
              </w:rPr>
              <w:instrText xml:space="preserve"> PAGEREF _Toc196547480 \h </w:instrText>
            </w:r>
            <w:r w:rsidRPr="00EB10E4">
              <w:rPr>
                <w:noProof/>
                <w:webHidden/>
              </w:rPr>
            </w:r>
            <w:r w:rsidRPr="00EB10E4">
              <w:rPr>
                <w:noProof/>
                <w:webHidden/>
              </w:rPr>
              <w:fldChar w:fldCharType="separate"/>
            </w:r>
            <w:r w:rsidRPr="00EB10E4">
              <w:rPr>
                <w:noProof/>
                <w:webHidden/>
              </w:rPr>
              <w:t>28</w:t>
            </w:r>
            <w:r w:rsidRPr="00EB10E4">
              <w:rPr>
                <w:noProof/>
                <w:webHidden/>
              </w:rPr>
              <w:fldChar w:fldCharType="end"/>
            </w:r>
          </w:hyperlink>
        </w:p>
        <w:p w14:paraId="0DF222FE" w14:textId="335B683C" w:rsidR="000D4E6A" w:rsidRPr="00EB10E4" w:rsidRDefault="000D4E6A">
          <w:pPr>
            <w:pStyle w:val="TOC1"/>
            <w:rPr>
              <w:rFonts w:eastAsiaTheme="minorEastAsia" w:cstheme="minorBidi"/>
              <w:b w:val="0"/>
              <w:caps w:val="0"/>
              <w:noProof/>
              <w:color w:val="auto"/>
              <w:kern w:val="2"/>
              <w:szCs w:val="24"/>
              <w:lang w:eastAsia="en-GB"/>
              <w14:ligatures w14:val="standardContextual"/>
            </w:rPr>
          </w:pPr>
          <w:hyperlink w:anchor="_Toc196547481" w:history="1">
            <w:r w:rsidRPr="00EB10E4">
              <w:rPr>
                <w:rStyle w:val="Hyperlink"/>
                <w:noProof/>
              </w:rPr>
              <w:t>8</w:t>
            </w:r>
            <w:r w:rsidRPr="00EB10E4">
              <w:rPr>
                <w:rFonts w:eastAsiaTheme="minorEastAsia" w:cstheme="minorBidi"/>
                <w:b w:val="0"/>
                <w:caps w:val="0"/>
                <w:noProof/>
                <w:color w:val="auto"/>
                <w:kern w:val="2"/>
                <w:szCs w:val="24"/>
                <w:lang w:eastAsia="en-GB"/>
                <w14:ligatures w14:val="standardContextual"/>
              </w:rPr>
              <w:tab/>
            </w:r>
            <w:r w:rsidRPr="00EB10E4">
              <w:rPr>
                <w:rStyle w:val="Hyperlink"/>
                <w:noProof/>
              </w:rPr>
              <w:t>Abbreviations</w:t>
            </w:r>
            <w:r w:rsidRPr="00EB10E4">
              <w:rPr>
                <w:noProof/>
                <w:webHidden/>
              </w:rPr>
              <w:tab/>
            </w:r>
            <w:r w:rsidRPr="00EB10E4">
              <w:rPr>
                <w:noProof/>
                <w:webHidden/>
              </w:rPr>
              <w:fldChar w:fldCharType="begin"/>
            </w:r>
            <w:r w:rsidRPr="00EB10E4">
              <w:rPr>
                <w:noProof/>
                <w:webHidden/>
              </w:rPr>
              <w:instrText xml:space="preserve"> PAGEREF _Toc196547481 \h </w:instrText>
            </w:r>
            <w:r w:rsidRPr="00EB10E4">
              <w:rPr>
                <w:noProof/>
                <w:webHidden/>
              </w:rPr>
            </w:r>
            <w:r w:rsidRPr="00EB10E4">
              <w:rPr>
                <w:noProof/>
                <w:webHidden/>
              </w:rPr>
              <w:fldChar w:fldCharType="separate"/>
            </w:r>
            <w:r w:rsidRPr="00EB10E4">
              <w:rPr>
                <w:noProof/>
                <w:webHidden/>
              </w:rPr>
              <w:t>30</w:t>
            </w:r>
            <w:r w:rsidRPr="00EB10E4">
              <w:rPr>
                <w:noProof/>
                <w:webHidden/>
              </w:rPr>
              <w:fldChar w:fldCharType="end"/>
            </w:r>
          </w:hyperlink>
        </w:p>
        <w:p w14:paraId="1D3525D8" w14:textId="50922F41" w:rsidR="000D4E6A" w:rsidRPr="00EB10E4" w:rsidRDefault="000D4E6A">
          <w:pPr>
            <w:pStyle w:val="TOC1"/>
            <w:rPr>
              <w:rFonts w:eastAsiaTheme="minorEastAsia" w:cstheme="minorBidi"/>
              <w:b w:val="0"/>
              <w:caps w:val="0"/>
              <w:noProof/>
              <w:color w:val="auto"/>
              <w:kern w:val="2"/>
              <w:szCs w:val="24"/>
              <w:lang w:eastAsia="en-GB"/>
              <w14:ligatures w14:val="standardContextual"/>
            </w:rPr>
          </w:pPr>
          <w:hyperlink w:anchor="_Toc196547482" w:history="1">
            <w:r w:rsidRPr="00EB10E4">
              <w:rPr>
                <w:rStyle w:val="Hyperlink"/>
                <w:noProof/>
              </w:rPr>
              <w:t>9</w:t>
            </w:r>
            <w:r w:rsidRPr="00EB10E4">
              <w:rPr>
                <w:rFonts w:eastAsiaTheme="minorEastAsia" w:cstheme="minorBidi"/>
                <w:b w:val="0"/>
                <w:caps w:val="0"/>
                <w:noProof/>
                <w:color w:val="auto"/>
                <w:kern w:val="2"/>
                <w:szCs w:val="24"/>
                <w:lang w:eastAsia="en-GB"/>
                <w14:ligatures w14:val="standardContextual"/>
              </w:rPr>
              <w:tab/>
            </w:r>
            <w:r w:rsidRPr="00EB10E4">
              <w:rPr>
                <w:rStyle w:val="Hyperlink"/>
                <w:noProof/>
              </w:rPr>
              <w:t>References</w:t>
            </w:r>
            <w:r w:rsidRPr="00EB10E4">
              <w:rPr>
                <w:noProof/>
                <w:webHidden/>
              </w:rPr>
              <w:tab/>
            </w:r>
            <w:r w:rsidRPr="00EB10E4">
              <w:rPr>
                <w:noProof/>
                <w:webHidden/>
              </w:rPr>
              <w:fldChar w:fldCharType="begin"/>
            </w:r>
            <w:r w:rsidRPr="00EB10E4">
              <w:rPr>
                <w:noProof/>
                <w:webHidden/>
              </w:rPr>
              <w:instrText xml:space="preserve"> PAGEREF _Toc196547482 \h </w:instrText>
            </w:r>
            <w:r w:rsidRPr="00EB10E4">
              <w:rPr>
                <w:noProof/>
                <w:webHidden/>
              </w:rPr>
            </w:r>
            <w:r w:rsidRPr="00EB10E4">
              <w:rPr>
                <w:noProof/>
                <w:webHidden/>
              </w:rPr>
              <w:fldChar w:fldCharType="separate"/>
            </w:r>
            <w:r w:rsidRPr="00EB10E4">
              <w:rPr>
                <w:noProof/>
                <w:webHidden/>
              </w:rPr>
              <w:t>31</w:t>
            </w:r>
            <w:r w:rsidRPr="00EB10E4">
              <w:rPr>
                <w:noProof/>
                <w:webHidden/>
              </w:rPr>
              <w:fldChar w:fldCharType="end"/>
            </w:r>
          </w:hyperlink>
        </w:p>
        <w:p w14:paraId="7CA1EB7A" w14:textId="1AF99275" w:rsidR="00E8575A" w:rsidRPr="00EB10E4" w:rsidRDefault="00AB764B" w:rsidP="00AB764B">
          <w:pPr>
            <w:pStyle w:val="TOC1"/>
          </w:pPr>
          <w:r w:rsidRPr="00EB10E4">
            <w:fldChar w:fldCharType="end"/>
          </w:r>
        </w:p>
      </w:sdtContent>
    </w:sdt>
    <w:p w14:paraId="68C1341D" w14:textId="14FDF97F" w:rsidR="00F3746A" w:rsidRPr="00EB10E4" w:rsidRDefault="00F3746A">
      <w:pPr>
        <w:jc w:val="left"/>
        <w:rPr>
          <w:rFonts w:ascii="Arial" w:hAnsi="Arial" w:cs="Times New Roman"/>
          <w:b/>
          <w:sz w:val="28"/>
          <w:szCs w:val="20"/>
        </w:rPr>
      </w:pPr>
    </w:p>
    <w:p w14:paraId="614E83D9" w14:textId="77777777" w:rsidR="00CC1EA1" w:rsidRPr="00EB10E4" w:rsidRDefault="00CC1EA1" w:rsidP="00CC1EA1">
      <w:pPr>
        <w:spacing w:after="240" w:line="480" w:lineRule="atLeast"/>
        <w:jc w:val="left"/>
        <w:rPr>
          <w:rFonts w:eastAsiaTheme="minorHAnsi" w:cstheme="minorBidi"/>
          <w:b/>
          <w:color w:val="009FE5"/>
          <w:sz w:val="40"/>
          <w:szCs w:val="40"/>
        </w:rPr>
      </w:pPr>
      <w:r w:rsidRPr="00EB10E4">
        <w:rPr>
          <w:rFonts w:eastAsiaTheme="minorHAnsi" w:cstheme="minorBidi"/>
          <w:b/>
          <w:color w:val="009FE5"/>
          <w:sz w:val="40"/>
          <w:szCs w:val="40"/>
        </w:rPr>
        <w:lastRenderedPageBreak/>
        <w:t>List of Tables</w:t>
      </w:r>
    </w:p>
    <w:p w14:paraId="516364B9" w14:textId="22B436AD" w:rsidR="00CC1EA1" w:rsidRPr="00EB10E4" w:rsidRDefault="009878B8" w:rsidP="00CC1EA1">
      <w:r w:rsidRPr="00EB10E4">
        <w:rPr>
          <w:rFonts w:ascii="Calibri" w:eastAsia="Calibri" w:hAnsi="Calibri" w:cs="Times New Roman"/>
          <w:i/>
          <w:color w:val="00558C"/>
          <w:sz w:val="20"/>
          <w:szCs w:val="20"/>
        </w:rPr>
        <w:fldChar w:fldCharType="begin"/>
      </w:r>
      <w:r w:rsidRPr="00EB10E4">
        <w:rPr>
          <w:rFonts w:ascii="Calibri" w:eastAsia="Calibri" w:hAnsi="Calibri" w:cs="Times New Roman"/>
          <w:i/>
          <w:color w:val="00558C"/>
          <w:sz w:val="20"/>
          <w:szCs w:val="20"/>
        </w:rPr>
        <w:instrText xml:space="preserve"> TOC \h \z \t "Table_Caption" \c "Table" </w:instrText>
      </w:r>
      <w:r w:rsidRPr="00EB10E4">
        <w:rPr>
          <w:rFonts w:ascii="Calibri" w:eastAsia="Calibri" w:hAnsi="Calibri" w:cs="Times New Roman"/>
          <w:i/>
          <w:color w:val="00558C"/>
          <w:sz w:val="20"/>
          <w:szCs w:val="20"/>
        </w:rPr>
        <w:fldChar w:fldCharType="separate"/>
      </w:r>
      <w:r w:rsidRPr="00EB10E4">
        <w:rPr>
          <w:rFonts w:ascii="Calibri" w:eastAsia="Calibri" w:hAnsi="Calibri" w:cs="Times New Roman"/>
          <w:b/>
          <w:bCs/>
          <w:i/>
          <w:noProof/>
          <w:color w:val="00558C"/>
          <w:sz w:val="20"/>
          <w:szCs w:val="20"/>
          <w:rPrChange w:id="61" w:author="Ramin Miraftabi" w:date="2026-07-07T15:17:00Z" w16du:dateUtc="2026-07-07T13:17:00Z">
            <w:rPr>
              <w:rFonts w:ascii="Calibri" w:eastAsia="Calibri" w:hAnsi="Calibri" w:cs="Times New Roman"/>
              <w:b/>
              <w:bCs/>
              <w:i/>
              <w:noProof/>
              <w:color w:val="00558C"/>
              <w:sz w:val="20"/>
              <w:szCs w:val="20"/>
              <w:lang w:val="en-US"/>
            </w:rPr>
          </w:rPrChange>
        </w:rPr>
        <w:t>No table of figures entries found.</w:t>
      </w:r>
      <w:r w:rsidRPr="00EB10E4">
        <w:rPr>
          <w:rFonts w:ascii="Calibri" w:eastAsia="Calibri" w:hAnsi="Calibri" w:cs="Times New Roman"/>
          <w:i/>
          <w:color w:val="00558C"/>
          <w:sz w:val="20"/>
          <w:szCs w:val="20"/>
        </w:rPr>
        <w:fldChar w:fldCharType="end"/>
      </w:r>
    </w:p>
    <w:p w14:paraId="6D1C011E" w14:textId="77777777" w:rsidR="00CC1EA1" w:rsidRPr="00EB10E4" w:rsidRDefault="00CC1EA1" w:rsidP="00CC1EA1">
      <w:pPr>
        <w:spacing w:after="240" w:line="480" w:lineRule="atLeast"/>
        <w:jc w:val="left"/>
        <w:rPr>
          <w:rFonts w:eastAsiaTheme="minorHAnsi" w:cstheme="minorBidi"/>
          <w:b/>
          <w:color w:val="009FE5"/>
          <w:sz w:val="40"/>
          <w:szCs w:val="40"/>
        </w:rPr>
      </w:pPr>
      <w:r w:rsidRPr="00EB10E4">
        <w:rPr>
          <w:rFonts w:eastAsiaTheme="minorHAnsi" w:cstheme="minorBidi"/>
          <w:b/>
          <w:color w:val="009FE5"/>
          <w:sz w:val="40"/>
          <w:szCs w:val="40"/>
        </w:rPr>
        <w:t>List of Figures</w:t>
      </w:r>
    </w:p>
    <w:p w14:paraId="0F508793" w14:textId="3EBB1E06" w:rsidR="00243D9D" w:rsidRPr="00EB10E4" w:rsidRDefault="00CC1EA1">
      <w:pPr>
        <w:pStyle w:val="TableofFigures"/>
        <w:tabs>
          <w:tab w:val="right" w:leader="dot" w:pos="9736"/>
        </w:tabs>
        <w:rPr>
          <w:rFonts w:eastAsiaTheme="minorEastAsia" w:cstheme="minorBidi"/>
          <w:i w:val="0"/>
          <w:noProof/>
          <w:color w:val="auto"/>
          <w:kern w:val="2"/>
          <w:sz w:val="24"/>
          <w:szCs w:val="24"/>
          <w:lang w:eastAsia="en-GB"/>
          <w14:ligatures w14:val="standardContextual"/>
        </w:rPr>
      </w:pPr>
      <w:r w:rsidRPr="00EB10E4">
        <w:rPr>
          <w:rFonts w:ascii="Calibri" w:eastAsia="Calibri" w:hAnsi="Calibri" w:cs="Times New Roman"/>
          <w:i w:val="0"/>
          <w:iCs/>
          <w:sz w:val="20"/>
          <w:szCs w:val="20"/>
        </w:rPr>
        <w:fldChar w:fldCharType="begin"/>
      </w:r>
      <w:r w:rsidRPr="00EB10E4">
        <w:rPr>
          <w:rFonts w:ascii="Calibri" w:eastAsia="Calibri" w:hAnsi="Calibri" w:cs="Times New Roman"/>
          <w:iCs/>
          <w:sz w:val="20"/>
          <w:szCs w:val="20"/>
        </w:rPr>
        <w:instrText xml:space="preserve"> TOC \h \z \t "Figure_Caption" \c "Figure" </w:instrText>
      </w:r>
      <w:r w:rsidRPr="00EB10E4">
        <w:rPr>
          <w:rFonts w:ascii="Calibri" w:eastAsia="Calibri" w:hAnsi="Calibri" w:cs="Times New Roman"/>
          <w:i w:val="0"/>
          <w:iCs/>
          <w:sz w:val="20"/>
          <w:szCs w:val="20"/>
        </w:rPr>
        <w:fldChar w:fldCharType="separate"/>
      </w:r>
      <w:hyperlink w:anchor="_Toc196547569" w:history="1">
        <w:r w:rsidR="00243D9D" w:rsidRPr="00EB10E4">
          <w:rPr>
            <w:rStyle w:val="Hyperlink"/>
            <w:noProof/>
          </w:rPr>
          <w:t>Figure 1 Traffic Clearance Service Use Cases</w:t>
        </w:r>
        <w:r w:rsidR="00243D9D" w:rsidRPr="00EB10E4">
          <w:rPr>
            <w:noProof/>
            <w:webHidden/>
          </w:rPr>
          <w:tab/>
        </w:r>
        <w:r w:rsidR="00243D9D" w:rsidRPr="00EB10E4">
          <w:rPr>
            <w:noProof/>
            <w:webHidden/>
          </w:rPr>
          <w:fldChar w:fldCharType="begin"/>
        </w:r>
        <w:r w:rsidR="00243D9D" w:rsidRPr="00EB10E4">
          <w:rPr>
            <w:noProof/>
            <w:webHidden/>
          </w:rPr>
          <w:instrText xml:space="preserve"> PAGEREF _Toc196547569 \h </w:instrText>
        </w:r>
        <w:r w:rsidR="00243D9D" w:rsidRPr="00EB10E4">
          <w:rPr>
            <w:noProof/>
            <w:webHidden/>
          </w:rPr>
        </w:r>
        <w:r w:rsidR="00243D9D" w:rsidRPr="00EB10E4">
          <w:rPr>
            <w:noProof/>
            <w:webHidden/>
          </w:rPr>
          <w:fldChar w:fldCharType="separate"/>
        </w:r>
        <w:r w:rsidR="00243D9D" w:rsidRPr="00EB10E4">
          <w:rPr>
            <w:noProof/>
            <w:webHidden/>
          </w:rPr>
          <w:t>8</w:t>
        </w:r>
        <w:r w:rsidR="00243D9D" w:rsidRPr="00EB10E4">
          <w:rPr>
            <w:noProof/>
            <w:webHidden/>
          </w:rPr>
          <w:fldChar w:fldCharType="end"/>
        </w:r>
      </w:hyperlink>
    </w:p>
    <w:p w14:paraId="1F6DB9D1" w14:textId="5D6B89CE" w:rsidR="00243D9D" w:rsidRPr="00EB10E4" w:rsidRDefault="00243D9D">
      <w:pPr>
        <w:pStyle w:val="TableofFigures"/>
        <w:tabs>
          <w:tab w:val="right" w:leader="dot" w:pos="9736"/>
        </w:tabs>
        <w:rPr>
          <w:rFonts w:eastAsiaTheme="minorEastAsia" w:cstheme="minorBidi"/>
          <w:i w:val="0"/>
          <w:noProof/>
          <w:color w:val="auto"/>
          <w:kern w:val="2"/>
          <w:sz w:val="24"/>
          <w:szCs w:val="24"/>
          <w:lang w:eastAsia="en-GB"/>
          <w14:ligatures w14:val="standardContextual"/>
        </w:rPr>
      </w:pPr>
      <w:hyperlink w:anchor="_Toc196547570" w:history="1">
        <w:r w:rsidRPr="00EB10E4">
          <w:rPr>
            <w:rStyle w:val="Hyperlink"/>
            <w:noProof/>
          </w:rPr>
          <w:t>Figure 2 Traffic Clearance dataflow</w:t>
        </w:r>
        <w:r w:rsidRPr="00EB10E4">
          <w:rPr>
            <w:noProof/>
            <w:webHidden/>
          </w:rPr>
          <w:tab/>
        </w:r>
        <w:r w:rsidRPr="00EB10E4">
          <w:rPr>
            <w:noProof/>
            <w:webHidden/>
          </w:rPr>
          <w:fldChar w:fldCharType="begin"/>
        </w:r>
        <w:r w:rsidRPr="00EB10E4">
          <w:rPr>
            <w:noProof/>
            <w:webHidden/>
          </w:rPr>
          <w:instrText xml:space="preserve"> PAGEREF _Toc196547570 \h </w:instrText>
        </w:r>
        <w:r w:rsidRPr="00EB10E4">
          <w:rPr>
            <w:noProof/>
            <w:webHidden/>
          </w:rPr>
        </w:r>
        <w:r w:rsidRPr="00EB10E4">
          <w:rPr>
            <w:noProof/>
            <w:webHidden/>
          </w:rPr>
          <w:fldChar w:fldCharType="separate"/>
        </w:r>
        <w:r w:rsidRPr="00EB10E4">
          <w:rPr>
            <w:noProof/>
            <w:webHidden/>
          </w:rPr>
          <w:t>10</w:t>
        </w:r>
        <w:r w:rsidRPr="00EB10E4">
          <w:rPr>
            <w:noProof/>
            <w:webHidden/>
          </w:rPr>
          <w:fldChar w:fldCharType="end"/>
        </w:r>
      </w:hyperlink>
    </w:p>
    <w:p w14:paraId="4F7E4F3B" w14:textId="3C47C7A9" w:rsidR="00243D9D" w:rsidRPr="00EB10E4" w:rsidRDefault="00243D9D">
      <w:pPr>
        <w:pStyle w:val="TableofFigures"/>
        <w:tabs>
          <w:tab w:val="right" w:leader="dot" w:pos="9736"/>
        </w:tabs>
        <w:rPr>
          <w:rFonts w:eastAsiaTheme="minorEastAsia" w:cstheme="minorBidi"/>
          <w:i w:val="0"/>
          <w:noProof/>
          <w:color w:val="auto"/>
          <w:kern w:val="2"/>
          <w:sz w:val="24"/>
          <w:szCs w:val="24"/>
          <w:lang w:eastAsia="en-GB"/>
          <w14:ligatures w14:val="standardContextual"/>
        </w:rPr>
      </w:pPr>
      <w:hyperlink w:anchor="_Toc196547571" w:history="1">
        <w:r w:rsidRPr="00EB10E4">
          <w:rPr>
            <w:rStyle w:val="Hyperlink"/>
            <w:noProof/>
          </w:rPr>
          <w:t>Figure 3 Traffic Clearance Business Process</w:t>
        </w:r>
        <w:r w:rsidRPr="00EB10E4">
          <w:rPr>
            <w:noProof/>
            <w:webHidden/>
          </w:rPr>
          <w:tab/>
        </w:r>
        <w:r w:rsidRPr="00EB10E4">
          <w:rPr>
            <w:noProof/>
            <w:webHidden/>
          </w:rPr>
          <w:fldChar w:fldCharType="begin"/>
        </w:r>
        <w:r w:rsidRPr="00EB10E4">
          <w:rPr>
            <w:noProof/>
            <w:webHidden/>
          </w:rPr>
          <w:instrText xml:space="preserve"> PAGEREF _Toc196547571 \h </w:instrText>
        </w:r>
        <w:r w:rsidRPr="00EB10E4">
          <w:rPr>
            <w:noProof/>
            <w:webHidden/>
          </w:rPr>
        </w:r>
        <w:r w:rsidRPr="00EB10E4">
          <w:rPr>
            <w:noProof/>
            <w:webHidden/>
          </w:rPr>
          <w:fldChar w:fldCharType="separate"/>
        </w:r>
        <w:r w:rsidRPr="00EB10E4">
          <w:rPr>
            <w:noProof/>
            <w:webHidden/>
          </w:rPr>
          <w:t>11</w:t>
        </w:r>
        <w:r w:rsidRPr="00EB10E4">
          <w:rPr>
            <w:noProof/>
            <w:webHidden/>
          </w:rPr>
          <w:fldChar w:fldCharType="end"/>
        </w:r>
      </w:hyperlink>
    </w:p>
    <w:p w14:paraId="3BB26F23" w14:textId="726DFEDA" w:rsidR="00243D9D" w:rsidRPr="00EB10E4" w:rsidRDefault="00243D9D">
      <w:pPr>
        <w:pStyle w:val="TableofFigures"/>
        <w:tabs>
          <w:tab w:val="right" w:leader="dot" w:pos="9736"/>
        </w:tabs>
        <w:rPr>
          <w:rFonts w:eastAsiaTheme="minorEastAsia" w:cstheme="minorBidi"/>
          <w:i w:val="0"/>
          <w:noProof/>
          <w:color w:val="auto"/>
          <w:kern w:val="2"/>
          <w:sz w:val="24"/>
          <w:szCs w:val="24"/>
          <w:lang w:eastAsia="en-GB"/>
          <w14:ligatures w14:val="standardContextual"/>
        </w:rPr>
      </w:pPr>
      <w:hyperlink w:anchor="_Toc196547572" w:history="1">
        <w:r w:rsidRPr="00EB10E4">
          <w:rPr>
            <w:rStyle w:val="Hyperlink"/>
            <w:noProof/>
          </w:rPr>
          <w:t>Figure 4 Traffic Clearance data model diagram</w:t>
        </w:r>
        <w:r w:rsidRPr="00EB10E4">
          <w:rPr>
            <w:noProof/>
            <w:webHidden/>
          </w:rPr>
          <w:tab/>
        </w:r>
        <w:r w:rsidRPr="00EB10E4">
          <w:rPr>
            <w:noProof/>
            <w:webHidden/>
          </w:rPr>
          <w:fldChar w:fldCharType="begin"/>
        </w:r>
        <w:r w:rsidRPr="00EB10E4">
          <w:rPr>
            <w:noProof/>
            <w:webHidden/>
          </w:rPr>
          <w:instrText xml:space="preserve"> PAGEREF _Toc196547572 \h </w:instrText>
        </w:r>
        <w:r w:rsidRPr="00EB10E4">
          <w:rPr>
            <w:noProof/>
            <w:webHidden/>
          </w:rPr>
        </w:r>
        <w:r w:rsidRPr="00EB10E4">
          <w:rPr>
            <w:noProof/>
            <w:webHidden/>
          </w:rPr>
          <w:fldChar w:fldCharType="separate"/>
        </w:r>
        <w:r w:rsidRPr="00EB10E4">
          <w:rPr>
            <w:noProof/>
            <w:webHidden/>
          </w:rPr>
          <w:t>19</w:t>
        </w:r>
        <w:r w:rsidRPr="00EB10E4">
          <w:rPr>
            <w:noProof/>
            <w:webHidden/>
          </w:rPr>
          <w:fldChar w:fldCharType="end"/>
        </w:r>
      </w:hyperlink>
    </w:p>
    <w:p w14:paraId="475E7059" w14:textId="135C130B" w:rsidR="00243D9D" w:rsidRPr="00EB10E4" w:rsidRDefault="00243D9D">
      <w:pPr>
        <w:pStyle w:val="TableofFigures"/>
        <w:tabs>
          <w:tab w:val="right" w:leader="dot" w:pos="9736"/>
        </w:tabs>
        <w:rPr>
          <w:rFonts w:eastAsiaTheme="minorEastAsia" w:cstheme="minorBidi"/>
          <w:i w:val="0"/>
          <w:noProof/>
          <w:color w:val="auto"/>
          <w:kern w:val="2"/>
          <w:sz w:val="24"/>
          <w:szCs w:val="24"/>
          <w:lang w:eastAsia="en-GB"/>
          <w14:ligatures w14:val="standardContextual"/>
        </w:rPr>
      </w:pPr>
      <w:hyperlink w:anchor="_Toc196547573" w:history="1">
        <w:r w:rsidRPr="00EB10E4">
          <w:rPr>
            <w:rStyle w:val="Hyperlink"/>
            <w:noProof/>
          </w:rPr>
          <w:t>Figure 5 Use case 1 sequence diagram</w:t>
        </w:r>
        <w:r w:rsidRPr="00EB10E4">
          <w:rPr>
            <w:noProof/>
            <w:webHidden/>
          </w:rPr>
          <w:tab/>
        </w:r>
        <w:r w:rsidRPr="00EB10E4">
          <w:rPr>
            <w:noProof/>
            <w:webHidden/>
          </w:rPr>
          <w:fldChar w:fldCharType="begin"/>
        </w:r>
        <w:r w:rsidRPr="00EB10E4">
          <w:rPr>
            <w:noProof/>
            <w:webHidden/>
          </w:rPr>
          <w:instrText xml:space="preserve"> PAGEREF _Toc196547573 \h </w:instrText>
        </w:r>
        <w:r w:rsidRPr="00EB10E4">
          <w:rPr>
            <w:noProof/>
            <w:webHidden/>
          </w:rPr>
        </w:r>
        <w:r w:rsidRPr="00EB10E4">
          <w:rPr>
            <w:noProof/>
            <w:webHidden/>
          </w:rPr>
          <w:fldChar w:fldCharType="separate"/>
        </w:r>
        <w:r w:rsidRPr="00EB10E4">
          <w:rPr>
            <w:noProof/>
            <w:webHidden/>
          </w:rPr>
          <w:t>22</w:t>
        </w:r>
        <w:r w:rsidRPr="00EB10E4">
          <w:rPr>
            <w:noProof/>
            <w:webHidden/>
          </w:rPr>
          <w:fldChar w:fldCharType="end"/>
        </w:r>
      </w:hyperlink>
    </w:p>
    <w:p w14:paraId="0D08EFFC" w14:textId="550A5133" w:rsidR="00243D9D" w:rsidRPr="00EB10E4" w:rsidRDefault="00243D9D">
      <w:pPr>
        <w:pStyle w:val="TableofFigures"/>
        <w:tabs>
          <w:tab w:val="right" w:leader="dot" w:pos="9736"/>
        </w:tabs>
        <w:rPr>
          <w:rFonts w:eastAsiaTheme="minorEastAsia" w:cstheme="minorBidi"/>
          <w:i w:val="0"/>
          <w:noProof/>
          <w:color w:val="auto"/>
          <w:kern w:val="2"/>
          <w:sz w:val="24"/>
          <w:szCs w:val="24"/>
          <w:lang w:eastAsia="en-GB"/>
          <w14:ligatures w14:val="standardContextual"/>
        </w:rPr>
      </w:pPr>
      <w:hyperlink w:anchor="_Toc196547574" w:history="1">
        <w:r w:rsidRPr="00EB10E4">
          <w:rPr>
            <w:rStyle w:val="Hyperlink"/>
            <w:noProof/>
          </w:rPr>
          <w:t>Figure 6 Use Case 2 variation 1 sequence diagram</w:t>
        </w:r>
        <w:r w:rsidRPr="00EB10E4">
          <w:rPr>
            <w:noProof/>
            <w:webHidden/>
          </w:rPr>
          <w:tab/>
        </w:r>
        <w:r w:rsidRPr="00EB10E4">
          <w:rPr>
            <w:noProof/>
            <w:webHidden/>
          </w:rPr>
          <w:fldChar w:fldCharType="begin"/>
        </w:r>
        <w:r w:rsidRPr="00EB10E4">
          <w:rPr>
            <w:noProof/>
            <w:webHidden/>
          </w:rPr>
          <w:instrText xml:space="preserve"> PAGEREF _Toc196547574 \h </w:instrText>
        </w:r>
        <w:r w:rsidRPr="00EB10E4">
          <w:rPr>
            <w:noProof/>
            <w:webHidden/>
          </w:rPr>
        </w:r>
        <w:r w:rsidRPr="00EB10E4">
          <w:rPr>
            <w:noProof/>
            <w:webHidden/>
          </w:rPr>
          <w:fldChar w:fldCharType="separate"/>
        </w:r>
        <w:r w:rsidRPr="00EB10E4">
          <w:rPr>
            <w:noProof/>
            <w:webHidden/>
          </w:rPr>
          <w:t>23</w:t>
        </w:r>
        <w:r w:rsidRPr="00EB10E4">
          <w:rPr>
            <w:noProof/>
            <w:webHidden/>
          </w:rPr>
          <w:fldChar w:fldCharType="end"/>
        </w:r>
      </w:hyperlink>
    </w:p>
    <w:p w14:paraId="2AEB4E5F" w14:textId="02B14449" w:rsidR="00243D9D" w:rsidRPr="00EB10E4" w:rsidRDefault="00243D9D">
      <w:pPr>
        <w:pStyle w:val="TableofFigures"/>
        <w:tabs>
          <w:tab w:val="right" w:leader="dot" w:pos="9736"/>
        </w:tabs>
        <w:rPr>
          <w:rFonts w:eastAsiaTheme="minorEastAsia" w:cstheme="minorBidi"/>
          <w:i w:val="0"/>
          <w:noProof/>
          <w:color w:val="auto"/>
          <w:kern w:val="2"/>
          <w:sz w:val="24"/>
          <w:szCs w:val="24"/>
          <w:lang w:eastAsia="en-GB"/>
          <w14:ligatures w14:val="standardContextual"/>
        </w:rPr>
      </w:pPr>
      <w:hyperlink w:anchor="_Toc196547575" w:history="1">
        <w:r w:rsidRPr="00EB10E4">
          <w:rPr>
            <w:rStyle w:val="Hyperlink"/>
            <w:noProof/>
          </w:rPr>
          <w:t>Figure 7 Use Case 2 variation 2 sequence diagram</w:t>
        </w:r>
        <w:r w:rsidRPr="00EB10E4">
          <w:rPr>
            <w:noProof/>
            <w:webHidden/>
          </w:rPr>
          <w:tab/>
        </w:r>
        <w:r w:rsidRPr="00EB10E4">
          <w:rPr>
            <w:noProof/>
            <w:webHidden/>
          </w:rPr>
          <w:fldChar w:fldCharType="begin"/>
        </w:r>
        <w:r w:rsidRPr="00EB10E4">
          <w:rPr>
            <w:noProof/>
            <w:webHidden/>
          </w:rPr>
          <w:instrText xml:space="preserve"> PAGEREF _Toc196547575 \h </w:instrText>
        </w:r>
        <w:r w:rsidRPr="00EB10E4">
          <w:rPr>
            <w:noProof/>
            <w:webHidden/>
          </w:rPr>
        </w:r>
        <w:r w:rsidRPr="00EB10E4">
          <w:rPr>
            <w:noProof/>
            <w:webHidden/>
          </w:rPr>
          <w:fldChar w:fldCharType="separate"/>
        </w:r>
        <w:r w:rsidRPr="00EB10E4">
          <w:rPr>
            <w:noProof/>
            <w:webHidden/>
          </w:rPr>
          <w:t>23</w:t>
        </w:r>
        <w:r w:rsidRPr="00EB10E4">
          <w:rPr>
            <w:noProof/>
            <w:webHidden/>
          </w:rPr>
          <w:fldChar w:fldCharType="end"/>
        </w:r>
      </w:hyperlink>
    </w:p>
    <w:p w14:paraId="202A525A" w14:textId="0853E803" w:rsidR="00243D9D" w:rsidRPr="00EB10E4" w:rsidRDefault="00243D9D">
      <w:pPr>
        <w:pStyle w:val="TableofFigures"/>
        <w:tabs>
          <w:tab w:val="right" w:leader="dot" w:pos="9736"/>
        </w:tabs>
        <w:rPr>
          <w:rFonts w:eastAsiaTheme="minorEastAsia" w:cstheme="minorBidi"/>
          <w:i w:val="0"/>
          <w:noProof/>
          <w:color w:val="auto"/>
          <w:kern w:val="2"/>
          <w:sz w:val="24"/>
          <w:szCs w:val="24"/>
          <w:lang w:eastAsia="en-GB"/>
          <w14:ligatures w14:val="standardContextual"/>
        </w:rPr>
      </w:pPr>
      <w:hyperlink w:anchor="_Toc196547576" w:history="1">
        <w:r w:rsidRPr="00EB10E4">
          <w:rPr>
            <w:rStyle w:val="Hyperlink"/>
            <w:noProof/>
          </w:rPr>
          <w:t>Figure 8 Use Case 3 sequence diagram</w:t>
        </w:r>
        <w:r w:rsidRPr="00EB10E4">
          <w:rPr>
            <w:noProof/>
            <w:webHidden/>
          </w:rPr>
          <w:tab/>
        </w:r>
        <w:r w:rsidRPr="00EB10E4">
          <w:rPr>
            <w:noProof/>
            <w:webHidden/>
          </w:rPr>
          <w:fldChar w:fldCharType="begin"/>
        </w:r>
        <w:r w:rsidRPr="00EB10E4">
          <w:rPr>
            <w:noProof/>
            <w:webHidden/>
          </w:rPr>
          <w:instrText xml:space="preserve"> PAGEREF _Toc196547576 \h </w:instrText>
        </w:r>
        <w:r w:rsidRPr="00EB10E4">
          <w:rPr>
            <w:noProof/>
            <w:webHidden/>
          </w:rPr>
        </w:r>
        <w:r w:rsidRPr="00EB10E4">
          <w:rPr>
            <w:noProof/>
            <w:webHidden/>
          </w:rPr>
          <w:fldChar w:fldCharType="separate"/>
        </w:r>
        <w:r w:rsidRPr="00EB10E4">
          <w:rPr>
            <w:noProof/>
            <w:webHidden/>
          </w:rPr>
          <w:t>24</w:t>
        </w:r>
        <w:r w:rsidRPr="00EB10E4">
          <w:rPr>
            <w:noProof/>
            <w:webHidden/>
          </w:rPr>
          <w:fldChar w:fldCharType="end"/>
        </w:r>
      </w:hyperlink>
    </w:p>
    <w:p w14:paraId="12A6173F" w14:textId="44896187" w:rsidR="00243D9D" w:rsidRPr="00EB10E4" w:rsidRDefault="00243D9D">
      <w:pPr>
        <w:pStyle w:val="TableofFigures"/>
        <w:tabs>
          <w:tab w:val="right" w:leader="dot" w:pos="9736"/>
        </w:tabs>
        <w:rPr>
          <w:rFonts w:eastAsiaTheme="minorEastAsia" w:cstheme="minorBidi"/>
          <w:i w:val="0"/>
          <w:noProof/>
          <w:color w:val="auto"/>
          <w:kern w:val="2"/>
          <w:sz w:val="24"/>
          <w:szCs w:val="24"/>
          <w:lang w:eastAsia="en-GB"/>
          <w14:ligatures w14:val="standardContextual"/>
        </w:rPr>
      </w:pPr>
      <w:hyperlink w:anchor="_Toc196547577" w:history="1">
        <w:r w:rsidRPr="00EB10E4">
          <w:rPr>
            <w:rStyle w:val="Hyperlink"/>
            <w:noProof/>
          </w:rPr>
          <w:t>Figure 9 Use Case 4 sequence diagram</w:t>
        </w:r>
        <w:r w:rsidRPr="00EB10E4">
          <w:rPr>
            <w:noProof/>
            <w:webHidden/>
          </w:rPr>
          <w:tab/>
        </w:r>
        <w:r w:rsidRPr="00EB10E4">
          <w:rPr>
            <w:noProof/>
            <w:webHidden/>
          </w:rPr>
          <w:fldChar w:fldCharType="begin"/>
        </w:r>
        <w:r w:rsidRPr="00EB10E4">
          <w:rPr>
            <w:noProof/>
            <w:webHidden/>
          </w:rPr>
          <w:instrText xml:space="preserve"> PAGEREF _Toc196547577 \h </w:instrText>
        </w:r>
        <w:r w:rsidRPr="00EB10E4">
          <w:rPr>
            <w:noProof/>
            <w:webHidden/>
          </w:rPr>
        </w:r>
        <w:r w:rsidRPr="00EB10E4">
          <w:rPr>
            <w:noProof/>
            <w:webHidden/>
          </w:rPr>
          <w:fldChar w:fldCharType="separate"/>
        </w:r>
        <w:r w:rsidRPr="00EB10E4">
          <w:rPr>
            <w:noProof/>
            <w:webHidden/>
          </w:rPr>
          <w:t>25</w:t>
        </w:r>
        <w:r w:rsidRPr="00EB10E4">
          <w:rPr>
            <w:noProof/>
            <w:webHidden/>
          </w:rPr>
          <w:fldChar w:fldCharType="end"/>
        </w:r>
      </w:hyperlink>
    </w:p>
    <w:p w14:paraId="08D6897B" w14:textId="0631DB41" w:rsidR="00243D9D" w:rsidRPr="00EB10E4" w:rsidRDefault="00243D9D">
      <w:pPr>
        <w:pStyle w:val="TableofFigures"/>
        <w:tabs>
          <w:tab w:val="right" w:leader="dot" w:pos="9736"/>
        </w:tabs>
        <w:rPr>
          <w:rFonts w:eastAsiaTheme="minorEastAsia" w:cstheme="minorBidi"/>
          <w:i w:val="0"/>
          <w:noProof/>
          <w:color w:val="auto"/>
          <w:kern w:val="2"/>
          <w:sz w:val="24"/>
          <w:szCs w:val="24"/>
          <w:lang w:eastAsia="en-GB"/>
          <w14:ligatures w14:val="standardContextual"/>
        </w:rPr>
      </w:pPr>
      <w:hyperlink w:anchor="_Toc196547578" w:history="1">
        <w:r w:rsidRPr="00EB10E4">
          <w:rPr>
            <w:rStyle w:val="Hyperlink"/>
            <w:noProof/>
          </w:rPr>
          <w:t>Figure 10 Use Case 5 sequence diagram</w:t>
        </w:r>
        <w:r w:rsidRPr="00EB10E4">
          <w:rPr>
            <w:noProof/>
            <w:webHidden/>
          </w:rPr>
          <w:tab/>
        </w:r>
        <w:r w:rsidRPr="00EB10E4">
          <w:rPr>
            <w:noProof/>
            <w:webHidden/>
          </w:rPr>
          <w:fldChar w:fldCharType="begin"/>
        </w:r>
        <w:r w:rsidRPr="00EB10E4">
          <w:rPr>
            <w:noProof/>
            <w:webHidden/>
          </w:rPr>
          <w:instrText xml:space="preserve"> PAGEREF _Toc196547578 \h </w:instrText>
        </w:r>
        <w:r w:rsidRPr="00EB10E4">
          <w:rPr>
            <w:noProof/>
            <w:webHidden/>
          </w:rPr>
        </w:r>
        <w:r w:rsidRPr="00EB10E4">
          <w:rPr>
            <w:noProof/>
            <w:webHidden/>
          </w:rPr>
          <w:fldChar w:fldCharType="separate"/>
        </w:r>
        <w:r w:rsidRPr="00EB10E4">
          <w:rPr>
            <w:noProof/>
            <w:webHidden/>
          </w:rPr>
          <w:t>26</w:t>
        </w:r>
        <w:r w:rsidRPr="00EB10E4">
          <w:rPr>
            <w:noProof/>
            <w:webHidden/>
          </w:rPr>
          <w:fldChar w:fldCharType="end"/>
        </w:r>
      </w:hyperlink>
    </w:p>
    <w:p w14:paraId="2964F300" w14:textId="1BEC4878" w:rsidR="00243D9D" w:rsidRPr="00EB10E4" w:rsidRDefault="00243D9D">
      <w:pPr>
        <w:pStyle w:val="TableofFigures"/>
        <w:tabs>
          <w:tab w:val="right" w:leader="dot" w:pos="9736"/>
        </w:tabs>
        <w:rPr>
          <w:rFonts w:eastAsiaTheme="minorEastAsia" w:cstheme="minorBidi"/>
          <w:i w:val="0"/>
          <w:noProof/>
          <w:color w:val="auto"/>
          <w:kern w:val="2"/>
          <w:sz w:val="24"/>
          <w:szCs w:val="24"/>
          <w:lang w:eastAsia="en-GB"/>
          <w14:ligatures w14:val="standardContextual"/>
        </w:rPr>
      </w:pPr>
      <w:hyperlink w:anchor="_Toc196547579" w:history="1">
        <w:r w:rsidRPr="00EB10E4">
          <w:rPr>
            <w:rStyle w:val="Hyperlink"/>
            <w:noProof/>
          </w:rPr>
          <w:t>Figure 11 Use Case 6 sequence diagrams</w:t>
        </w:r>
        <w:r w:rsidRPr="00EB10E4">
          <w:rPr>
            <w:noProof/>
            <w:webHidden/>
          </w:rPr>
          <w:tab/>
        </w:r>
        <w:r w:rsidRPr="00EB10E4">
          <w:rPr>
            <w:noProof/>
            <w:webHidden/>
          </w:rPr>
          <w:fldChar w:fldCharType="begin"/>
        </w:r>
        <w:r w:rsidRPr="00EB10E4">
          <w:rPr>
            <w:noProof/>
            <w:webHidden/>
          </w:rPr>
          <w:instrText xml:space="preserve"> PAGEREF _Toc196547579 \h </w:instrText>
        </w:r>
        <w:r w:rsidRPr="00EB10E4">
          <w:rPr>
            <w:noProof/>
            <w:webHidden/>
          </w:rPr>
        </w:r>
        <w:r w:rsidRPr="00EB10E4">
          <w:rPr>
            <w:noProof/>
            <w:webHidden/>
          </w:rPr>
          <w:fldChar w:fldCharType="separate"/>
        </w:r>
        <w:r w:rsidRPr="00EB10E4">
          <w:rPr>
            <w:noProof/>
            <w:webHidden/>
          </w:rPr>
          <w:t>27</w:t>
        </w:r>
        <w:r w:rsidRPr="00EB10E4">
          <w:rPr>
            <w:noProof/>
            <w:webHidden/>
          </w:rPr>
          <w:fldChar w:fldCharType="end"/>
        </w:r>
      </w:hyperlink>
    </w:p>
    <w:p w14:paraId="053E6CA4" w14:textId="20CB0D23" w:rsidR="00A72AA6" w:rsidRPr="00EB10E4" w:rsidRDefault="00CC1EA1" w:rsidP="00CC1EA1">
      <w:pPr>
        <w:jc w:val="left"/>
      </w:pPr>
      <w:r w:rsidRPr="00EB10E4">
        <w:rPr>
          <w:rFonts w:ascii="Calibri" w:eastAsia="Calibri" w:hAnsi="Calibri" w:cs="Times New Roman"/>
          <w:i/>
          <w:color w:val="00558C"/>
          <w:sz w:val="20"/>
          <w:szCs w:val="20"/>
        </w:rPr>
        <w:fldChar w:fldCharType="end"/>
      </w:r>
      <w:r w:rsidR="00A72AA6" w:rsidRPr="00EB10E4">
        <w:br w:type="page"/>
      </w:r>
    </w:p>
    <w:p w14:paraId="2E09070F" w14:textId="77777777" w:rsidR="0049575D" w:rsidRPr="00EB10E4" w:rsidRDefault="0049575D">
      <w:pPr>
        <w:jc w:val="left"/>
        <w:sectPr w:rsidR="0049575D" w:rsidRPr="00EB10E4" w:rsidSect="003703C3">
          <w:headerReference w:type="even" r:id="rId21"/>
          <w:headerReference w:type="default" r:id="rId22"/>
          <w:footerReference w:type="default" r:id="rId23"/>
          <w:headerReference w:type="first" r:id="rId24"/>
          <w:footerReference w:type="first" r:id="rId25"/>
          <w:pgSz w:w="11906" w:h="16838" w:code="9"/>
          <w:pgMar w:top="3299" w:right="1080" w:bottom="1440" w:left="1080" w:header="454" w:footer="638" w:gutter="0"/>
          <w:cols w:space="720"/>
          <w:docGrid w:linePitch="326"/>
        </w:sectPr>
      </w:pPr>
    </w:p>
    <w:p w14:paraId="70F96C4D" w14:textId="61527C2D" w:rsidR="00D12991" w:rsidRPr="00EB10E4" w:rsidRDefault="00D02890" w:rsidP="00D12991">
      <w:pPr>
        <w:pStyle w:val="Heading1"/>
        <w:rPr>
          <w:noProof w:val="0"/>
          <w:lang w:val="en-GB"/>
        </w:rPr>
      </w:pPr>
      <w:bookmarkStart w:id="62" w:name="_Toc196547452"/>
      <w:r w:rsidRPr="00EB10E4">
        <w:rPr>
          <w:noProof w:val="0"/>
          <w:lang w:val="en-GB"/>
        </w:rPr>
        <w:lastRenderedPageBreak/>
        <w:t>introduction</w:t>
      </w:r>
      <w:bookmarkEnd w:id="62"/>
    </w:p>
    <w:p w14:paraId="4F18F650" w14:textId="77777777" w:rsidR="006C5F74" w:rsidRPr="00EB10E4" w:rsidRDefault="006C5F74" w:rsidP="006C5F74">
      <w:pPr>
        <w:pStyle w:val="Heading1separationline"/>
      </w:pPr>
    </w:p>
    <w:p w14:paraId="11EA30CD" w14:textId="60A31F17" w:rsidR="00170E4E" w:rsidRPr="00EB10E4" w:rsidRDefault="00A813C8" w:rsidP="00E300CF">
      <w:pPr>
        <w:pStyle w:val="BodyText"/>
      </w:pPr>
      <w:r w:rsidRPr="00EB10E4">
        <w:t xml:space="preserve">This document was produced as part of the work of IALA joint VTS-ENAV task group on development of technical service specifications for VTS. </w:t>
      </w:r>
      <w:r w:rsidR="00E300CF" w:rsidRPr="00EB10E4">
        <w:t xml:space="preserve">The document is structured according to the IALA Guideline G1128 The Specification of e-Navigation Technical Services </w:t>
      </w:r>
      <w:r w:rsidR="00243D9D" w:rsidRPr="00EB10E4">
        <w:fldChar w:fldCharType="begin"/>
      </w:r>
      <w:r w:rsidR="00243D9D" w:rsidRPr="00EB10E4">
        <w:instrText xml:space="preserve"> REF _Ref196547598 \r \h </w:instrText>
      </w:r>
      <w:r w:rsidR="00243D9D" w:rsidRPr="00EB10E4">
        <w:fldChar w:fldCharType="separate"/>
      </w:r>
      <w:r w:rsidR="00243D9D" w:rsidRPr="00EB10E4">
        <w:t>[1]</w:t>
      </w:r>
      <w:r w:rsidR="00243D9D" w:rsidRPr="00EB10E4">
        <w:fldChar w:fldCharType="end"/>
      </w:r>
    </w:p>
    <w:p w14:paraId="746F1C15" w14:textId="6EFFEFDF" w:rsidR="00D12991" w:rsidRPr="00EB10E4" w:rsidRDefault="00D12991" w:rsidP="00D12991">
      <w:pPr>
        <w:pStyle w:val="Heading2"/>
      </w:pPr>
      <w:bookmarkStart w:id="63" w:name="_Toc196547453"/>
      <w:r w:rsidRPr="00EB10E4">
        <w:t>Purpose</w:t>
      </w:r>
      <w:bookmarkEnd w:id="63"/>
    </w:p>
    <w:p w14:paraId="3AD114C0" w14:textId="77777777" w:rsidR="006C5F74" w:rsidRPr="00EB10E4" w:rsidRDefault="006C5F74" w:rsidP="006C5F74">
      <w:pPr>
        <w:pStyle w:val="Heading2separationline"/>
      </w:pPr>
    </w:p>
    <w:p w14:paraId="4FD8E972" w14:textId="6AA1ADB5" w:rsidR="00D12991" w:rsidRPr="00EB10E4" w:rsidRDefault="00BB0274" w:rsidP="00E7089F">
      <w:pPr>
        <w:pStyle w:val="BodyText"/>
      </w:pPr>
      <w:r w:rsidRPr="00EB10E4">
        <w:t xml:space="preserve">The purpose of this Service Specification is to provide a holistic overview of the digital service of </w:t>
      </w:r>
      <w:r w:rsidR="00E52006" w:rsidRPr="00EB10E4">
        <w:t>VTS Traffic Clearance</w:t>
      </w:r>
      <w:r w:rsidRPr="00EB10E4">
        <w:t xml:space="preserve"> and its building blocks in a technology-independent way, according to the guidelines given in G1128. It describes a well-defined baseline of the service by clearly identifying the service version.</w:t>
      </w:r>
    </w:p>
    <w:p w14:paraId="3B0B79D5" w14:textId="585CEE65" w:rsidR="00D12991" w:rsidRPr="00EB10E4" w:rsidRDefault="00FC3F7D" w:rsidP="00D12991">
      <w:r w:rsidRPr="00EB10E4">
        <w:t xml:space="preserve">The aim is to document the key aspects of the </w:t>
      </w:r>
      <w:r w:rsidR="001A2E86" w:rsidRPr="00EB10E4">
        <w:t>VTS Traffic Clearance Service</w:t>
      </w:r>
      <w:r w:rsidRPr="00EB10E4">
        <w:t xml:space="preserve"> at the logical level</w:t>
      </w:r>
      <w:r w:rsidR="00A41D53" w:rsidRPr="00EB10E4">
        <w:t>, including</w:t>
      </w:r>
      <w:r w:rsidRPr="00EB10E4">
        <w:t>:</w:t>
      </w:r>
    </w:p>
    <w:p w14:paraId="19DE1F20" w14:textId="3EA43938" w:rsidR="00482711" w:rsidRPr="00EB10E4" w:rsidRDefault="00482711" w:rsidP="00482711">
      <w:pPr>
        <w:pStyle w:val="Bullet1"/>
      </w:pPr>
      <w:r w:rsidRPr="00EB10E4">
        <w:t>the operational and business context of the service:</w:t>
      </w:r>
    </w:p>
    <w:p w14:paraId="795CC7CB" w14:textId="6CF76476" w:rsidR="00482711" w:rsidRPr="00EB10E4" w:rsidRDefault="00482711" w:rsidP="003C65E9">
      <w:pPr>
        <w:pStyle w:val="Bullet2"/>
      </w:pPr>
      <w:r w:rsidRPr="00EB10E4">
        <w:t>requirements for the service (e.g., information exchange requirements);</w:t>
      </w:r>
    </w:p>
    <w:p w14:paraId="7769A749" w14:textId="65A7E9B7" w:rsidR="00482711" w:rsidRPr="00EB10E4" w:rsidRDefault="00482711" w:rsidP="003C65E9">
      <w:pPr>
        <w:pStyle w:val="Bullet2"/>
      </w:pPr>
      <w:r w:rsidRPr="00EB10E4">
        <w:t>involved nodes: which operational components provide/consume the service;</w:t>
      </w:r>
    </w:p>
    <w:p w14:paraId="2B439521" w14:textId="2A462394" w:rsidR="00482711" w:rsidRPr="00EB10E4" w:rsidRDefault="00482711" w:rsidP="003C65E9">
      <w:pPr>
        <w:pStyle w:val="Bullet2"/>
      </w:pPr>
      <w:r w:rsidRPr="00EB10E4">
        <w:t>operational activities supported by the service; and</w:t>
      </w:r>
    </w:p>
    <w:p w14:paraId="5ABCE555" w14:textId="08C60C87" w:rsidR="00482711" w:rsidRPr="00EB10E4" w:rsidRDefault="00482711" w:rsidP="003C65E9">
      <w:pPr>
        <w:pStyle w:val="Bullet2"/>
      </w:pPr>
      <w:r w:rsidRPr="00EB10E4">
        <w:t>relation of the service to other services.</w:t>
      </w:r>
    </w:p>
    <w:p w14:paraId="1BB6DF9F" w14:textId="7193E8E9" w:rsidR="00482711" w:rsidRPr="00EB10E4" w:rsidRDefault="00482711" w:rsidP="00482711">
      <w:pPr>
        <w:pStyle w:val="Bullet1"/>
      </w:pPr>
      <w:r w:rsidRPr="00EB10E4">
        <w:t>the service description:</w:t>
      </w:r>
    </w:p>
    <w:p w14:paraId="51ADA643" w14:textId="1170B2E8" w:rsidR="00482711" w:rsidRPr="00EB10E4" w:rsidRDefault="00482711" w:rsidP="003C65E9">
      <w:pPr>
        <w:pStyle w:val="Bullet2"/>
      </w:pPr>
      <w:r w:rsidRPr="00EB10E4">
        <w:t>service use cases;</w:t>
      </w:r>
    </w:p>
    <w:p w14:paraId="0DD02778" w14:textId="54E35825" w:rsidR="00482711" w:rsidRPr="00EB10E4" w:rsidRDefault="00482711" w:rsidP="003C65E9">
      <w:pPr>
        <w:pStyle w:val="Bullet2"/>
      </w:pPr>
      <w:r w:rsidRPr="00EB10E4">
        <w:t>service operational sequence;</w:t>
      </w:r>
    </w:p>
    <w:p w14:paraId="0586D2E1" w14:textId="1E1B5C58" w:rsidR="00482711" w:rsidRPr="00EB10E4" w:rsidRDefault="00482711" w:rsidP="003C65E9">
      <w:pPr>
        <w:pStyle w:val="Bullet2"/>
      </w:pPr>
      <w:r w:rsidRPr="00EB10E4">
        <w:t>logical operations;</w:t>
      </w:r>
    </w:p>
    <w:p w14:paraId="2054C2A1" w14:textId="3FAF31CE" w:rsidR="00482711" w:rsidRPr="00EB10E4" w:rsidRDefault="00482711" w:rsidP="003C65E9">
      <w:pPr>
        <w:pStyle w:val="Bullet2"/>
      </w:pPr>
      <w:r w:rsidRPr="00EB10E4">
        <w:t>logical data model; and</w:t>
      </w:r>
    </w:p>
    <w:p w14:paraId="06FC069E" w14:textId="73DE7684" w:rsidR="00A41D53" w:rsidRPr="00EB10E4" w:rsidRDefault="00482711" w:rsidP="003C65E9">
      <w:pPr>
        <w:pStyle w:val="Bullet2"/>
      </w:pPr>
      <w:r w:rsidRPr="00EB10E4">
        <w:t>dynamic behaviour.</w:t>
      </w:r>
    </w:p>
    <w:p w14:paraId="1BC30792" w14:textId="5E355B4B" w:rsidR="009F7AA7" w:rsidRPr="00EB10E4" w:rsidRDefault="009F7AA7" w:rsidP="009F7AA7">
      <w:pPr>
        <w:pStyle w:val="Heading2"/>
      </w:pPr>
      <w:bookmarkStart w:id="64" w:name="_Toc196547454"/>
      <w:r w:rsidRPr="00EB10E4">
        <w:t>Intended readership</w:t>
      </w:r>
      <w:bookmarkEnd w:id="64"/>
    </w:p>
    <w:p w14:paraId="40459A34" w14:textId="77777777" w:rsidR="00073E5F" w:rsidRPr="00EB10E4" w:rsidRDefault="00073E5F" w:rsidP="00073E5F">
      <w:pPr>
        <w:pStyle w:val="Heading2separationline"/>
      </w:pPr>
    </w:p>
    <w:p w14:paraId="11F78BF4" w14:textId="4BCA7207" w:rsidR="00A87106" w:rsidRPr="00EB10E4" w:rsidRDefault="00A87106" w:rsidP="00A87106">
      <w:pPr>
        <w:pStyle w:val="BodyText"/>
      </w:pPr>
      <w:r w:rsidRPr="00EB10E4">
        <w:t xml:space="preserve">This Service Specification is intended to be read by service architects, system engineers and developers in charge of designing and developing an instance of the </w:t>
      </w:r>
      <w:r w:rsidR="00A77D5B" w:rsidRPr="00EB10E4">
        <w:t>VTS Traffic Clearance Service.</w:t>
      </w:r>
    </w:p>
    <w:p w14:paraId="77A9405C" w14:textId="60C0CC7B" w:rsidR="009F7AA7" w:rsidRPr="00EB10E4" w:rsidRDefault="00A87106" w:rsidP="00A87106">
      <w:pPr>
        <w:pStyle w:val="BodyText"/>
      </w:pPr>
      <w:r w:rsidRPr="00EB10E4">
        <w:t>Furthermore, this Service Specification is intended to be read by enterprise architects, service architects, information architects, system engineers and developers in pursuing architecting, designing and development activities of other related services.</w:t>
      </w:r>
    </w:p>
    <w:p w14:paraId="4C777DB2" w14:textId="00E08077" w:rsidR="00A552EA" w:rsidRPr="00EB10E4" w:rsidRDefault="00A552EA" w:rsidP="00A552EA">
      <w:pPr>
        <w:pStyle w:val="Heading2"/>
      </w:pPr>
      <w:bookmarkStart w:id="65" w:name="_Toc196547455"/>
      <w:r w:rsidRPr="00EB10E4">
        <w:t>Input from other sources</w:t>
      </w:r>
      <w:bookmarkEnd w:id="65"/>
    </w:p>
    <w:p w14:paraId="081FE9AC" w14:textId="77777777" w:rsidR="00073E5F" w:rsidRPr="00EB10E4" w:rsidRDefault="00073E5F" w:rsidP="00073E5F">
      <w:pPr>
        <w:pStyle w:val="Heading2separationline"/>
      </w:pPr>
    </w:p>
    <w:p w14:paraId="2A9029F2" w14:textId="2C81FC9E" w:rsidR="00A552EA" w:rsidRPr="00EB10E4" w:rsidRDefault="00FC0CFC" w:rsidP="00A552EA">
      <w:r w:rsidRPr="00EB10E4">
        <w:t xml:space="preserve">When developing this service inputs from IMO FAL.5/Circ.52 Guidelines for harmonized communication and electronic exchange of operational data for port calls </w:t>
      </w:r>
      <w:r w:rsidR="002775B5" w:rsidRPr="00EB10E4">
        <w:fldChar w:fldCharType="begin"/>
      </w:r>
      <w:r w:rsidR="002775B5" w:rsidRPr="00EB10E4">
        <w:instrText xml:space="preserve"> REF _Ref196547616 \r \h </w:instrText>
      </w:r>
      <w:r w:rsidR="002775B5" w:rsidRPr="00EB10E4">
        <w:fldChar w:fldCharType="separate"/>
      </w:r>
      <w:r w:rsidR="002775B5" w:rsidRPr="00EB10E4">
        <w:t>[2]</w:t>
      </w:r>
      <w:r w:rsidR="002775B5" w:rsidRPr="00EB10E4">
        <w:fldChar w:fldCharType="end"/>
      </w:r>
      <w:r w:rsidRPr="00EB10E4">
        <w:t xml:space="preserve"> has been taken into consideration.</w:t>
      </w:r>
    </w:p>
    <w:p w14:paraId="205912C0" w14:textId="77777777" w:rsidR="00A552EA" w:rsidRPr="00EB10E4" w:rsidRDefault="00A552EA" w:rsidP="00A552EA"/>
    <w:p w14:paraId="4DB5299D" w14:textId="15BACC69" w:rsidR="00A552EA" w:rsidRPr="00EB10E4" w:rsidRDefault="0099443A" w:rsidP="00A552EA">
      <w:pPr>
        <w:pStyle w:val="Heading1"/>
        <w:rPr>
          <w:lang w:val="en-GB"/>
          <w:rPrChange w:id="66" w:author="Ramin Miraftabi" w:date="2026-07-07T15:17:00Z" w16du:dateUtc="2026-07-07T13:17:00Z">
            <w:rPr/>
          </w:rPrChange>
        </w:rPr>
      </w:pPr>
      <w:bookmarkStart w:id="67" w:name="_Toc196547456"/>
      <w:r w:rsidRPr="00EB10E4">
        <w:rPr>
          <w:lang w:val="en-GB"/>
          <w:rPrChange w:id="68" w:author="Ramin Miraftabi" w:date="2026-07-07T15:17:00Z" w16du:dateUtc="2026-07-07T13:17:00Z">
            <w:rPr/>
          </w:rPrChange>
        </w:rPr>
        <w:lastRenderedPageBreak/>
        <w:t>Service Identification</w:t>
      </w:r>
      <w:bookmarkEnd w:id="67"/>
    </w:p>
    <w:p w14:paraId="7D419FD8" w14:textId="77777777" w:rsidR="00073E5F" w:rsidRPr="00EB10E4" w:rsidRDefault="00073E5F" w:rsidP="00073E5F">
      <w:pPr>
        <w:pStyle w:val="Heading1separationline"/>
        <w:rPr>
          <w:rPrChange w:id="69" w:author="Ramin Miraftabi" w:date="2026-07-07T15:17:00Z" w16du:dateUtc="2026-07-07T13:17:00Z">
            <w:rPr>
              <w:lang w:val="en-US"/>
            </w:rPr>
          </w:rPrChange>
        </w:rPr>
      </w:pPr>
    </w:p>
    <w:p w14:paraId="63711389" w14:textId="31358C92" w:rsidR="0099443A" w:rsidRPr="00EB10E4" w:rsidRDefault="007C155E" w:rsidP="005059EA">
      <w:pPr>
        <w:pStyle w:val="BodyText"/>
        <w:rPr>
          <w:rPrChange w:id="70" w:author="Ramin Miraftabi" w:date="2026-07-07T15:17:00Z" w16du:dateUtc="2026-07-07T13:17:00Z">
            <w:rPr>
              <w:lang w:val="en-US"/>
            </w:rPr>
          </w:rPrChange>
        </w:rPr>
      </w:pPr>
      <w:r w:rsidRPr="00EB10E4">
        <w:rPr>
          <w:rPrChange w:id="71" w:author="Ramin Miraftabi" w:date="2026-07-07T15:17:00Z" w16du:dateUtc="2026-07-07T13:17:00Z">
            <w:rPr>
              <w:lang w:val="en-US"/>
            </w:rPr>
          </w:rPrChange>
        </w:rPr>
        <w:t>This section provides a unique identification of the service and describes where the service is in the engineering lifecycle.</w:t>
      </w:r>
    </w:p>
    <w:p w14:paraId="34EA80CE" w14:textId="77777777" w:rsidR="00DF2702" w:rsidRPr="00EB10E4" w:rsidRDefault="00DF2702" w:rsidP="0099443A">
      <w:pPr>
        <w:rPr>
          <w:rPrChange w:id="72" w:author="Ramin Miraftabi" w:date="2026-07-07T15:17:00Z" w16du:dateUtc="2026-07-07T13:17:00Z">
            <w:rPr>
              <w:lang w:val="en-US"/>
            </w:rPr>
          </w:rPrChange>
        </w:rPr>
      </w:pPr>
    </w:p>
    <w:tbl>
      <w:tblPr>
        <w:tblStyle w:val="TableGrid"/>
        <w:tblpPr w:leftFromText="180" w:rightFromText="180" w:vertAnchor="text" w:horzAnchor="margin" w:tblpY="-34"/>
        <w:tblW w:w="9741" w:type="dxa"/>
        <w:tblLook w:val="04A0" w:firstRow="1" w:lastRow="0" w:firstColumn="1" w:lastColumn="0" w:noHBand="0" w:noVBand="1"/>
      </w:tblPr>
      <w:tblGrid>
        <w:gridCol w:w="1560"/>
        <w:gridCol w:w="8181"/>
      </w:tblGrid>
      <w:tr w:rsidR="00E72F49" w:rsidRPr="00EB10E4" w14:paraId="6E964D30" w14:textId="77777777" w:rsidTr="00E72F49">
        <w:tc>
          <w:tcPr>
            <w:tcW w:w="1560" w:type="dxa"/>
            <w:vAlign w:val="center"/>
          </w:tcPr>
          <w:p w14:paraId="2B43560B" w14:textId="77777777" w:rsidR="00E72F49" w:rsidRPr="00EB10E4" w:rsidRDefault="00E72F49" w:rsidP="00E72F49">
            <w:pPr>
              <w:pStyle w:val="Bullet1"/>
              <w:numPr>
                <w:ilvl w:val="0"/>
                <w:numId w:val="0"/>
              </w:numPr>
              <w:spacing w:line="240" w:lineRule="auto"/>
              <w:contextualSpacing w:val="0"/>
              <w:rPr>
                <w:b/>
                <w:bCs/>
                <w:color w:val="00558C"/>
              </w:rPr>
            </w:pPr>
            <w:bookmarkStart w:id="73" w:name="_Hlk196362966"/>
            <w:r w:rsidRPr="00EB10E4">
              <w:rPr>
                <w:b/>
                <w:bCs/>
                <w:color w:val="00558C"/>
              </w:rPr>
              <w:t>Name</w:t>
            </w:r>
          </w:p>
        </w:tc>
        <w:tc>
          <w:tcPr>
            <w:tcW w:w="8181" w:type="dxa"/>
            <w:vAlign w:val="center"/>
          </w:tcPr>
          <w:p w14:paraId="5148BD63" w14:textId="5566985C" w:rsidR="00E72F49" w:rsidRPr="00EB10E4" w:rsidRDefault="003F0383" w:rsidP="00E72F49">
            <w:pPr>
              <w:pStyle w:val="Bullet1"/>
              <w:numPr>
                <w:ilvl w:val="0"/>
                <w:numId w:val="0"/>
              </w:numPr>
              <w:spacing w:line="240" w:lineRule="auto"/>
              <w:contextualSpacing w:val="0"/>
            </w:pPr>
            <w:r w:rsidRPr="00EB10E4">
              <w:t>VTS Traffic Clearance Technical Service</w:t>
            </w:r>
          </w:p>
        </w:tc>
      </w:tr>
      <w:tr w:rsidR="00E72F49" w:rsidRPr="00EB10E4" w14:paraId="4F163811" w14:textId="77777777" w:rsidTr="00E72F49">
        <w:tc>
          <w:tcPr>
            <w:tcW w:w="1560" w:type="dxa"/>
            <w:vAlign w:val="center"/>
          </w:tcPr>
          <w:p w14:paraId="171C1C8E" w14:textId="77777777" w:rsidR="00E72F49" w:rsidRPr="00EB10E4" w:rsidRDefault="00E72F49" w:rsidP="00E72F49">
            <w:pPr>
              <w:pStyle w:val="Bullet1"/>
              <w:numPr>
                <w:ilvl w:val="0"/>
                <w:numId w:val="0"/>
              </w:numPr>
              <w:spacing w:line="240" w:lineRule="auto"/>
              <w:contextualSpacing w:val="0"/>
              <w:rPr>
                <w:b/>
                <w:bCs/>
                <w:color w:val="00558C"/>
              </w:rPr>
            </w:pPr>
            <w:r w:rsidRPr="00EB10E4">
              <w:rPr>
                <w:b/>
                <w:bCs/>
                <w:color w:val="00558C"/>
              </w:rPr>
              <w:t>ID</w:t>
            </w:r>
            <w:r w:rsidRPr="00EB10E4">
              <w:rPr>
                <w:rStyle w:val="FootnoteReference"/>
                <w:b/>
                <w:bCs/>
                <w:color w:val="00558C"/>
              </w:rPr>
              <w:footnoteReference w:id="2"/>
            </w:r>
          </w:p>
        </w:tc>
        <w:tc>
          <w:tcPr>
            <w:tcW w:w="8181" w:type="dxa"/>
            <w:vAlign w:val="center"/>
          </w:tcPr>
          <w:p w14:paraId="2C803FA4" w14:textId="7C7143F4" w:rsidR="00E72F49" w:rsidRPr="00EB10E4" w:rsidRDefault="00C3190A" w:rsidP="00E72F49">
            <w:pPr>
              <w:pStyle w:val="Bullet1"/>
              <w:numPr>
                <w:ilvl w:val="0"/>
                <w:numId w:val="0"/>
              </w:numPr>
              <w:spacing w:line="240" w:lineRule="auto"/>
              <w:contextualSpacing w:val="0"/>
            </w:pPr>
            <w:ins w:id="74" w:author="Ramin Miraftabi" w:date="2026-03-05T11:57:00Z" w16du:dateUtc="2026-03-05T10:57:00Z">
              <w:r w:rsidRPr="00EB10E4">
                <w:t>u</w:t>
              </w:r>
            </w:ins>
            <w:ins w:id="75" w:author="Ramin Miraftabi" w:date="2026-03-03T17:11:00Z" w16du:dateUtc="2026-03-03T16:11:00Z">
              <w:r w:rsidR="00F45807" w:rsidRPr="00EB10E4">
                <w:t>rn</w:t>
              </w:r>
            </w:ins>
            <w:ins w:id="76" w:author="Ramin Miraftabi" w:date="2026-03-05T11:57:00Z" w16du:dateUtc="2026-03-05T10:57:00Z">
              <w:r w:rsidRPr="00EB10E4">
                <w:t>:</w:t>
              </w:r>
            </w:ins>
            <w:ins w:id="77" w:author="Ramin Miraftabi" w:date="2026-03-03T17:11:00Z" w16du:dateUtc="2026-03-03T16:11:00Z">
              <w:r w:rsidR="00F45807" w:rsidRPr="00EB10E4">
                <w:t>mrn</w:t>
              </w:r>
            </w:ins>
            <w:ins w:id="78" w:author="Ramin Miraftabi" w:date="2026-03-05T11:57:00Z" w16du:dateUtc="2026-03-05T10:57:00Z">
              <w:r w:rsidRPr="00EB10E4">
                <w:t>:</w:t>
              </w:r>
            </w:ins>
            <w:ins w:id="79" w:author="Ramin Miraftabi" w:date="2026-03-03T17:11:00Z" w16du:dateUtc="2026-03-03T16:11:00Z">
              <w:r w:rsidR="00F45807" w:rsidRPr="00EB10E4">
                <w:t>iala:techsvc:ss0001:ed1.6</w:t>
              </w:r>
            </w:ins>
            <w:del w:id="80" w:author="Ramin Miraftabi" w:date="2026-03-03T17:11:00Z" w16du:dateUtc="2026-03-03T16:11:00Z">
              <w:r w:rsidR="001A1E68" w:rsidRPr="00EB10E4" w:rsidDel="00F45807">
                <w:delText>urn:mrn:iala:techsvc:ss:vts:tcs:1.5</w:delText>
              </w:r>
            </w:del>
          </w:p>
        </w:tc>
      </w:tr>
      <w:tr w:rsidR="00E72F49" w:rsidRPr="00EB10E4" w14:paraId="6CBF93CA" w14:textId="77777777" w:rsidTr="00E72F49">
        <w:tc>
          <w:tcPr>
            <w:tcW w:w="1560" w:type="dxa"/>
            <w:vAlign w:val="center"/>
          </w:tcPr>
          <w:p w14:paraId="2271B493" w14:textId="77777777" w:rsidR="00E72F49" w:rsidRPr="00EB10E4" w:rsidRDefault="00E72F49" w:rsidP="00E72F49">
            <w:pPr>
              <w:pStyle w:val="Bullet1"/>
              <w:numPr>
                <w:ilvl w:val="0"/>
                <w:numId w:val="0"/>
              </w:numPr>
              <w:spacing w:line="240" w:lineRule="auto"/>
              <w:contextualSpacing w:val="0"/>
              <w:rPr>
                <w:b/>
                <w:bCs/>
                <w:color w:val="00558C"/>
              </w:rPr>
            </w:pPr>
            <w:r w:rsidRPr="00EB10E4">
              <w:rPr>
                <w:b/>
                <w:bCs/>
                <w:color w:val="00558C"/>
              </w:rPr>
              <w:t>Version</w:t>
            </w:r>
          </w:p>
        </w:tc>
        <w:tc>
          <w:tcPr>
            <w:tcW w:w="8181" w:type="dxa"/>
            <w:vAlign w:val="center"/>
          </w:tcPr>
          <w:p w14:paraId="7F29416B" w14:textId="3B59DBBE" w:rsidR="00E72F49" w:rsidRPr="00EB10E4" w:rsidRDefault="001A1E68" w:rsidP="00E72F49">
            <w:pPr>
              <w:pStyle w:val="Bullet1"/>
              <w:numPr>
                <w:ilvl w:val="0"/>
                <w:numId w:val="0"/>
              </w:numPr>
              <w:spacing w:line="240" w:lineRule="auto"/>
              <w:contextualSpacing w:val="0"/>
            </w:pPr>
            <w:r w:rsidRPr="00EB10E4">
              <w:t>1.</w:t>
            </w:r>
            <w:del w:id="81" w:author="Ramin Miraftabi" w:date="2026-03-03T17:11:00Z" w16du:dateUtc="2026-03-03T16:11:00Z">
              <w:r w:rsidRPr="00EB10E4" w:rsidDel="00F45807">
                <w:delText>5</w:delText>
              </w:r>
            </w:del>
            <w:ins w:id="82" w:author="Ramin Miraftabi" w:date="2026-03-03T17:11:00Z" w16du:dateUtc="2026-03-03T16:11:00Z">
              <w:r w:rsidR="00F45807" w:rsidRPr="00EB10E4">
                <w:t>6</w:t>
              </w:r>
            </w:ins>
          </w:p>
        </w:tc>
      </w:tr>
      <w:tr w:rsidR="00E72F49" w:rsidRPr="00EB10E4" w14:paraId="3EE02A42" w14:textId="77777777" w:rsidTr="00E72F49">
        <w:tc>
          <w:tcPr>
            <w:tcW w:w="1560" w:type="dxa"/>
            <w:vAlign w:val="center"/>
          </w:tcPr>
          <w:p w14:paraId="0C959835" w14:textId="77777777" w:rsidR="00E72F49" w:rsidRPr="00EB10E4" w:rsidRDefault="00E72F49" w:rsidP="00E72F49">
            <w:pPr>
              <w:pStyle w:val="Bullet1"/>
              <w:numPr>
                <w:ilvl w:val="0"/>
                <w:numId w:val="0"/>
              </w:numPr>
              <w:spacing w:line="240" w:lineRule="auto"/>
              <w:contextualSpacing w:val="0"/>
              <w:rPr>
                <w:b/>
                <w:bCs/>
                <w:color w:val="00558C"/>
              </w:rPr>
            </w:pPr>
            <w:r w:rsidRPr="00EB10E4">
              <w:rPr>
                <w:b/>
                <w:bCs/>
                <w:color w:val="00558C"/>
              </w:rPr>
              <w:t>Description</w:t>
            </w:r>
          </w:p>
        </w:tc>
        <w:tc>
          <w:tcPr>
            <w:tcW w:w="8181" w:type="dxa"/>
            <w:vAlign w:val="center"/>
          </w:tcPr>
          <w:p w14:paraId="61FCEB6A" w14:textId="2861C7E2" w:rsidR="00E72F49" w:rsidRPr="00EB10E4" w:rsidRDefault="00231A7F" w:rsidP="00E72F49">
            <w:pPr>
              <w:pStyle w:val="Bullet1"/>
              <w:numPr>
                <w:ilvl w:val="0"/>
                <w:numId w:val="0"/>
              </w:numPr>
              <w:spacing w:line="240" w:lineRule="auto"/>
              <w:contextualSpacing w:val="0"/>
            </w:pPr>
            <w:r w:rsidRPr="00EB10E4">
              <w:t>The VTS Traffic Clearance Service specification describes a standardized service implementing the VTS traffic clearances communication between ship and shore.</w:t>
            </w:r>
          </w:p>
        </w:tc>
      </w:tr>
      <w:tr w:rsidR="00E72F49" w:rsidRPr="00EB10E4" w14:paraId="6C98A4B0" w14:textId="77777777" w:rsidTr="00E72F49">
        <w:tc>
          <w:tcPr>
            <w:tcW w:w="1560" w:type="dxa"/>
            <w:vAlign w:val="center"/>
          </w:tcPr>
          <w:p w14:paraId="38C1FD45" w14:textId="77777777" w:rsidR="00E72F49" w:rsidRPr="00EB10E4" w:rsidRDefault="00E72F49" w:rsidP="00E72F49">
            <w:pPr>
              <w:pStyle w:val="Bullet1"/>
              <w:numPr>
                <w:ilvl w:val="0"/>
                <w:numId w:val="0"/>
              </w:numPr>
              <w:spacing w:line="240" w:lineRule="auto"/>
              <w:contextualSpacing w:val="0"/>
              <w:rPr>
                <w:b/>
                <w:bCs/>
                <w:color w:val="00558C"/>
              </w:rPr>
            </w:pPr>
            <w:r w:rsidRPr="00EB10E4">
              <w:rPr>
                <w:b/>
                <w:bCs/>
                <w:color w:val="00558C"/>
              </w:rPr>
              <w:t>Keywords</w:t>
            </w:r>
          </w:p>
        </w:tc>
        <w:tc>
          <w:tcPr>
            <w:tcW w:w="8181" w:type="dxa"/>
            <w:vAlign w:val="center"/>
          </w:tcPr>
          <w:p w14:paraId="051E0B00" w14:textId="49BAA8A4" w:rsidR="00E72F49" w:rsidRPr="00EB10E4" w:rsidRDefault="00C06D6E" w:rsidP="00E72F49">
            <w:pPr>
              <w:pStyle w:val="Bullet1"/>
              <w:numPr>
                <w:ilvl w:val="0"/>
                <w:numId w:val="0"/>
              </w:numPr>
              <w:spacing w:line="240" w:lineRule="auto"/>
              <w:contextualSpacing w:val="0"/>
            </w:pPr>
            <w:r w:rsidRPr="00EB10E4">
              <w:t>VTS, MS1, Traffic Clearance, Ship Traffic Management, S-212, S-421</w:t>
            </w:r>
          </w:p>
        </w:tc>
      </w:tr>
      <w:tr w:rsidR="00E72F49" w:rsidRPr="00EB10E4" w14:paraId="3452226B" w14:textId="77777777" w:rsidTr="00E72F49">
        <w:tc>
          <w:tcPr>
            <w:tcW w:w="1560" w:type="dxa"/>
            <w:vAlign w:val="center"/>
          </w:tcPr>
          <w:p w14:paraId="36F2DBCA" w14:textId="77777777" w:rsidR="00E72F49" w:rsidRPr="00EB10E4" w:rsidRDefault="00E72F49" w:rsidP="00E72F49">
            <w:pPr>
              <w:pStyle w:val="Bullet1"/>
              <w:numPr>
                <w:ilvl w:val="0"/>
                <w:numId w:val="0"/>
              </w:numPr>
              <w:spacing w:line="240" w:lineRule="auto"/>
              <w:contextualSpacing w:val="0"/>
              <w:rPr>
                <w:b/>
                <w:bCs/>
                <w:color w:val="00558C"/>
              </w:rPr>
            </w:pPr>
            <w:r w:rsidRPr="00EB10E4">
              <w:rPr>
                <w:b/>
                <w:bCs/>
                <w:color w:val="00558C"/>
              </w:rPr>
              <w:t>Architect(s)</w:t>
            </w:r>
          </w:p>
        </w:tc>
        <w:tc>
          <w:tcPr>
            <w:tcW w:w="8181" w:type="dxa"/>
            <w:vAlign w:val="center"/>
          </w:tcPr>
          <w:p w14:paraId="1DE6A4EF" w14:textId="6A74FACC" w:rsidR="00E72F49" w:rsidRPr="00EB10E4" w:rsidRDefault="00E72F49" w:rsidP="00E72F49">
            <w:pPr>
              <w:pStyle w:val="Bullet1"/>
              <w:numPr>
                <w:ilvl w:val="0"/>
                <w:numId w:val="0"/>
              </w:numPr>
              <w:spacing w:line="240" w:lineRule="auto"/>
              <w:contextualSpacing w:val="0"/>
            </w:pPr>
          </w:p>
        </w:tc>
      </w:tr>
      <w:tr w:rsidR="00E72F49" w:rsidRPr="00EB10E4" w14:paraId="5F79287A" w14:textId="77777777" w:rsidTr="00E72F49">
        <w:tc>
          <w:tcPr>
            <w:tcW w:w="1560" w:type="dxa"/>
            <w:vAlign w:val="center"/>
          </w:tcPr>
          <w:p w14:paraId="4DFF222F" w14:textId="77777777" w:rsidR="00E72F49" w:rsidRPr="00EB10E4" w:rsidRDefault="00E72F49" w:rsidP="00E72F49">
            <w:pPr>
              <w:pStyle w:val="Bullet1"/>
              <w:numPr>
                <w:ilvl w:val="0"/>
                <w:numId w:val="0"/>
              </w:numPr>
              <w:spacing w:line="240" w:lineRule="auto"/>
              <w:contextualSpacing w:val="0"/>
              <w:rPr>
                <w:b/>
                <w:bCs/>
                <w:color w:val="00558C"/>
              </w:rPr>
            </w:pPr>
            <w:r w:rsidRPr="00EB10E4">
              <w:rPr>
                <w:b/>
                <w:bCs/>
                <w:color w:val="00558C"/>
              </w:rPr>
              <w:t>Status</w:t>
            </w:r>
          </w:p>
        </w:tc>
        <w:tc>
          <w:tcPr>
            <w:tcW w:w="8181" w:type="dxa"/>
            <w:vAlign w:val="center"/>
          </w:tcPr>
          <w:p w14:paraId="4FCF5192" w14:textId="55D2E9DC" w:rsidR="00E72F49" w:rsidRPr="00EB10E4" w:rsidRDefault="00150979" w:rsidP="00E72F49">
            <w:pPr>
              <w:pStyle w:val="Bullet1"/>
              <w:numPr>
                <w:ilvl w:val="0"/>
                <w:numId w:val="0"/>
              </w:numPr>
              <w:spacing w:line="240" w:lineRule="auto"/>
              <w:contextualSpacing w:val="0"/>
            </w:pPr>
            <w:r w:rsidRPr="00EB10E4">
              <w:t>Ready for testing</w:t>
            </w:r>
          </w:p>
        </w:tc>
      </w:tr>
    </w:tbl>
    <w:p w14:paraId="1686B0C9" w14:textId="6F10C40B" w:rsidR="00E72F49" w:rsidRPr="00EB10E4" w:rsidRDefault="003E428D" w:rsidP="00E72F49">
      <w:pPr>
        <w:pStyle w:val="Heading1"/>
        <w:rPr>
          <w:lang w:val="en-GB"/>
          <w:rPrChange w:id="83" w:author="Ramin Miraftabi" w:date="2026-07-07T15:17:00Z" w16du:dateUtc="2026-07-07T13:17:00Z">
            <w:rPr/>
          </w:rPrChange>
        </w:rPr>
      </w:pPr>
      <w:bookmarkStart w:id="84" w:name="_Toc196547457"/>
      <w:bookmarkEnd w:id="73"/>
      <w:r w:rsidRPr="00EB10E4">
        <w:rPr>
          <w:lang w:val="en-GB"/>
          <w:rPrChange w:id="85" w:author="Ramin Miraftabi" w:date="2026-07-07T15:17:00Z" w16du:dateUtc="2026-07-07T13:17:00Z">
            <w:rPr/>
          </w:rPrChange>
        </w:rPr>
        <w:lastRenderedPageBreak/>
        <w:t>Operational context</w:t>
      </w:r>
      <w:bookmarkEnd w:id="84"/>
    </w:p>
    <w:p w14:paraId="19C1B22E" w14:textId="77777777" w:rsidR="00073E5F" w:rsidRPr="00EB10E4" w:rsidRDefault="00073E5F" w:rsidP="00073E5F">
      <w:pPr>
        <w:pStyle w:val="Heading1separationline"/>
        <w:rPr>
          <w:rPrChange w:id="86" w:author="Ramin Miraftabi" w:date="2026-07-07T15:17:00Z" w16du:dateUtc="2026-07-07T13:17:00Z">
            <w:rPr>
              <w:lang w:val="en-US"/>
            </w:rPr>
          </w:rPrChange>
        </w:rPr>
      </w:pPr>
    </w:p>
    <w:p w14:paraId="65F897B7" w14:textId="0757F345" w:rsidR="00702E4F" w:rsidRPr="00EB10E4" w:rsidDel="0023012D" w:rsidRDefault="00702E4F" w:rsidP="00702E4F">
      <w:pPr>
        <w:pStyle w:val="BodyText"/>
        <w:rPr>
          <w:del w:id="87" w:author="Pitkänen Juho" w:date="2026-03-03T16:03:00Z" w16du:dateUtc="2026-03-03T15:03:00Z"/>
          <w:rPrChange w:id="88" w:author="Ramin Miraftabi" w:date="2026-07-07T15:17:00Z" w16du:dateUtc="2026-07-07T13:17:00Z">
            <w:rPr>
              <w:del w:id="89" w:author="Pitkänen Juho" w:date="2026-03-03T16:03:00Z" w16du:dateUtc="2026-03-03T15:03:00Z"/>
              <w:lang w:val="en-US"/>
            </w:rPr>
          </w:rPrChange>
        </w:rPr>
      </w:pPr>
      <w:bookmarkStart w:id="90" w:name="_Hlk196363732"/>
      <w:del w:id="91" w:author="Pitkänen Juho" w:date="2026-03-03T16:03:00Z" w16du:dateUtc="2026-03-03T15:03:00Z">
        <w:r w:rsidRPr="00EB10E4" w:rsidDel="0023012D">
          <w:rPr>
            <w:rPrChange w:id="92" w:author="Ramin Miraftabi" w:date="2026-07-07T15:17:00Z" w16du:dateUtc="2026-07-07T13:17:00Z">
              <w:rPr>
                <w:lang w:val="en-US"/>
              </w:rPr>
            </w:rPrChange>
          </w:rPr>
          <w:delText>According to IMO resolution A.1158(32) Guidelines for Vessel Traffic Services</w:delText>
        </w:r>
        <w:r w:rsidR="00E64237" w:rsidRPr="00EB10E4" w:rsidDel="0023012D">
          <w:rPr>
            <w:rPrChange w:id="93" w:author="Ramin Miraftabi" w:date="2026-07-07T15:17:00Z" w16du:dateUtc="2026-07-07T13:17:00Z">
              <w:rPr>
                <w:lang w:val="en-US"/>
              </w:rPr>
            </w:rPrChange>
          </w:rPr>
          <w:delText xml:space="preserve"> </w:delText>
        </w:r>
        <w:r w:rsidR="00E64237" w:rsidRPr="00EB10E4" w:rsidDel="0023012D">
          <w:rPr>
            <w:rPrChange w:id="94" w:author="Ramin Miraftabi" w:date="2026-07-07T15:17:00Z" w16du:dateUtc="2026-07-07T13:17:00Z">
              <w:rPr>
                <w:lang w:val="en-US"/>
              </w:rPr>
            </w:rPrChange>
          </w:rPr>
          <w:fldChar w:fldCharType="begin"/>
        </w:r>
        <w:r w:rsidR="00E64237" w:rsidRPr="00EB10E4" w:rsidDel="0023012D">
          <w:rPr>
            <w:rPrChange w:id="95" w:author="Ramin Miraftabi" w:date="2026-07-07T15:17:00Z" w16du:dateUtc="2026-07-07T13:17:00Z">
              <w:rPr>
                <w:lang w:val="en-US"/>
              </w:rPr>
            </w:rPrChange>
          </w:rPr>
          <w:delInstrText xml:space="preserve"> REF _Ref196547797 \r \h </w:delInstrText>
        </w:r>
        <w:r w:rsidR="00E64237" w:rsidRPr="00EB10E4" w:rsidDel="0023012D">
          <w:rPr>
            <w:rPrChange w:id="96" w:author="Ramin Miraftabi" w:date="2026-07-07T15:17:00Z" w16du:dateUtc="2026-07-07T13:17:00Z">
              <w:rPr>
                <w:lang w:val="en-US"/>
              </w:rPr>
            </w:rPrChange>
          </w:rPr>
          <w:fldChar w:fldCharType="separate"/>
        </w:r>
        <w:r w:rsidR="00E64237" w:rsidRPr="00EB10E4" w:rsidDel="0023012D">
          <w:rPr>
            <w:rPrChange w:id="97" w:author="Ramin Miraftabi" w:date="2026-07-07T15:17:00Z" w16du:dateUtc="2026-07-07T13:17:00Z">
              <w:rPr>
                <w:lang w:val="en-US"/>
              </w:rPr>
            </w:rPrChange>
          </w:rPr>
          <w:delText>[3]</w:delText>
        </w:r>
        <w:r w:rsidR="00E64237" w:rsidRPr="00EB10E4" w:rsidDel="0023012D">
          <w:rPr>
            <w:rPrChange w:id="98" w:author="Ramin Miraftabi" w:date="2026-07-07T15:17:00Z" w16du:dateUtc="2026-07-07T13:17:00Z">
              <w:rPr>
                <w:lang w:val="en-US"/>
              </w:rPr>
            </w:rPrChange>
          </w:rPr>
          <w:fldChar w:fldCharType="end"/>
        </w:r>
        <w:r w:rsidRPr="00EB10E4" w:rsidDel="0023012D">
          <w:rPr>
            <w:rPrChange w:id="99" w:author="Ramin Miraftabi" w:date="2026-07-07T15:17:00Z" w16du:dateUtc="2026-07-07T13:17:00Z">
              <w:rPr>
                <w:lang w:val="en-US"/>
              </w:rPr>
            </w:rPrChange>
          </w:rPr>
          <w:delText xml:space="preserve"> one of the purposes of a VTS is to monitor and manage ship traffic to ensure the safety and efficiency of ship movements.</w:delText>
        </w:r>
      </w:del>
    </w:p>
    <w:p w14:paraId="0CE146B6" w14:textId="090CF969" w:rsidR="00702E4F" w:rsidRPr="00EB10E4" w:rsidRDefault="00702E4F" w:rsidP="00702E4F">
      <w:pPr>
        <w:pStyle w:val="BodyText"/>
        <w:rPr>
          <w:rPrChange w:id="100" w:author="Ramin Miraftabi" w:date="2026-07-07T15:17:00Z" w16du:dateUtc="2026-07-07T13:17:00Z">
            <w:rPr>
              <w:lang w:val="en-US"/>
            </w:rPr>
          </w:rPrChange>
        </w:rPr>
      </w:pPr>
      <w:del w:id="101" w:author="Pitkänen Juho" w:date="2026-03-03T16:03:00Z" w16du:dateUtc="2026-03-03T15:03:00Z">
        <w:r w:rsidRPr="00EB10E4" w:rsidDel="0023012D">
          <w:rPr>
            <w:rPrChange w:id="102" w:author="Ramin Miraftabi" w:date="2026-07-07T15:17:00Z" w16du:dateUtc="2026-07-07T13:17:00Z">
              <w:rPr>
                <w:lang w:val="en-US"/>
              </w:rPr>
            </w:rPrChange>
          </w:rPr>
          <w:delText xml:space="preserve">IALA Guideline G1089 Provision of a VTS </w:delText>
        </w:r>
        <w:r w:rsidR="00E64237" w:rsidRPr="00EB10E4" w:rsidDel="0023012D">
          <w:rPr>
            <w:rPrChange w:id="103" w:author="Ramin Miraftabi" w:date="2026-07-07T15:17:00Z" w16du:dateUtc="2026-07-07T13:17:00Z">
              <w:rPr>
                <w:lang w:val="en-US"/>
              </w:rPr>
            </w:rPrChange>
          </w:rPr>
          <w:fldChar w:fldCharType="begin"/>
        </w:r>
        <w:r w:rsidR="00E64237" w:rsidRPr="00EB10E4" w:rsidDel="0023012D">
          <w:rPr>
            <w:rPrChange w:id="104" w:author="Ramin Miraftabi" w:date="2026-07-07T15:17:00Z" w16du:dateUtc="2026-07-07T13:17:00Z">
              <w:rPr>
                <w:lang w:val="en-US"/>
              </w:rPr>
            </w:rPrChange>
          </w:rPr>
          <w:delInstrText xml:space="preserve"> REF _Ref196547820 \r \h </w:delInstrText>
        </w:r>
        <w:r w:rsidR="00E64237" w:rsidRPr="00EB10E4" w:rsidDel="0023012D">
          <w:rPr>
            <w:rPrChange w:id="105" w:author="Ramin Miraftabi" w:date="2026-07-07T15:17:00Z" w16du:dateUtc="2026-07-07T13:17:00Z">
              <w:rPr>
                <w:lang w:val="en-US"/>
              </w:rPr>
            </w:rPrChange>
          </w:rPr>
          <w:fldChar w:fldCharType="separate"/>
        </w:r>
        <w:r w:rsidR="00E64237" w:rsidRPr="00EB10E4" w:rsidDel="0023012D">
          <w:rPr>
            <w:rPrChange w:id="106" w:author="Ramin Miraftabi" w:date="2026-07-07T15:17:00Z" w16du:dateUtc="2026-07-07T13:17:00Z">
              <w:rPr>
                <w:lang w:val="en-US"/>
              </w:rPr>
            </w:rPrChange>
          </w:rPr>
          <w:delText>[4]</w:delText>
        </w:r>
        <w:r w:rsidR="00E64237" w:rsidRPr="00EB10E4" w:rsidDel="0023012D">
          <w:rPr>
            <w:rPrChange w:id="107" w:author="Ramin Miraftabi" w:date="2026-07-07T15:17:00Z" w16du:dateUtc="2026-07-07T13:17:00Z">
              <w:rPr>
                <w:lang w:val="en-US"/>
              </w:rPr>
            </w:rPrChange>
          </w:rPr>
          <w:fldChar w:fldCharType="end"/>
        </w:r>
        <w:r w:rsidR="00E64237" w:rsidRPr="00EB10E4" w:rsidDel="0023012D">
          <w:rPr>
            <w:rPrChange w:id="108" w:author="Ramin Miraftabi" w:date="2026-07-07T15:17:00Z" w16du:dateUtc="2026-07-07T13:17:00Z">
              <w:rPr>
                <w:lang w:val="en-US"/>
              </w:rPr>
            </w:rPrChange>
          </w:rPr>
          <w:delText xml:space="preserve"> </w:delText>
        </w:r>
        <w:r w:rsidRPr="00EB10E4" w:rsidDel="0023012D">
          <w:rPr>
            <w:rPrChange w:id="109" w:author="Ramin Miraftabi" w:date="2026-07-07T15:17:00Z" w16du:dateUtc="2026-07-07T13:17:00Z">
              <w:rPr>
                <w:lang w:val="en-US"/>
              </w:rPr>
            </w:rPrChange>
          </w:rPr>
          <w:delText>states that the monitoring and management may include among other things forward planning and prioritization of ship movements to prevent congestion or dangerous situations and improve overall efficiency, establishing a system of traffic clearances and organizing space allocation.</w:delText>
        </w:r>
      </w:del>
    </w:p>
    <w:p w14:paraId="396277EE" w14:textId="77777777" w:rsidR="00702E4F" w:rsidRPr="00EB10E4" w:rsidRDefault="00702E4F" w:rsidP="00702E4F">
      <w:pPr>
        <w:pStyle w:val="BodyText"/>
        <w:rPr>
          <w:rPrChange w:id="110" w:author="Ramin Miraftabi" w:date="2026-07-07T15:17:00Z" w16du:dateUtc="2026-07-07T13:17:00Z">
            <w:rPr>
              <w:lang w:val="en-US"/>
            </w:rPr>
          </w:rPrChange>
        </w:rPr>
      </w:pPr>
      <w:r w:rsidRPr="00EB10E4">
        <w:rPr>
          <w:rPrChange w:id="111" w:author="Ramin Miraftabi" w:date="2026-07-07T15:17:00Z" w16du:dateUtc="2026-07-07T13:17:00Z">
            <w:rPr>
              <w:lang w:val="en-US"/>
            </w:rPr>
          </w:rPrChange>
        </w:rPr>
        <w:t>One of the main tasks for VTS is to monitor and manage vessel traffic, including establishing a system for traffic clearances. Traffic clearances may be required in situations when a vessel is:</w:t>
      </w:r>
    </w:p>
    <w:p w14:paraId="119FA7B3" w14:textId="77777777" w:rsidR="00702E4F" w:rsidRPr="00EB10E4" w:rsidRDefault="00702E4F" w:rsidP="00702E4F">
      <w:pPr>
        <w:pStyle w:val="Bullet1"/>
        <w:rPr>
          <w:rPrChange w:id="112" w:author="Ramin Miraftabi" w:date="2026-07-07T15:17:00Z" w16du:dateUtc="2026-07-07T13:17:00Z">
            <w:rPr>
              <w:lang w:val="en-US"/>
            </w:rPr>
          </w:rPrChange>
        </w:rPr>
      </w:pPr>
      <w:r w:rsidRPr="00EB10E4">
        <w:rPr>
          <w:rPrChange w:id="113" w:author="Ramin Miraftabi" w:date="2026-07-07T15:17:00Z" w16du:dateUtc="2026-07-07T13:17:00Z">
            <w:rPr>
              <w:lang w:val="en-US"/>
            </w:rPr>
          </w:rPrChange>
        </w:rPr>
        <w:t>entering or prior to entering a VTS area;</w:t>
      </w:r>
    </w:p>
    <w:p w14:paraId="34F14762" w14:textId="77777777" w:rsidR="00702E4F" w:rsidRPr="00EB10E4" w:rsidRDefault="00702E4F" w:rsidP="00702E4F">
      <w:pPr>
        <w:pStyle w:val="Bullet1"/>
        <w:rPr>
          <w:rPrChange w:id="114" w:author="Ramin Miraftabi" w:date="2026-07-07T15:17:00Z" w16du:dateUtc="2026-07-07T13:17:00Z">
            <w:rPr>
              <w:lang w:val="en-US"/>
            </w:rPr>
          </w:rPrChange>
        </w:rPr>
      </w:pPr>
      <w:r w:rsidRPr="00EB10E4">
        <w:rPr>
          <w:rPrChange w:id="115" w:author="Ramin Miraftabi" w:date="2026-07-07T15:17:00Z" w16du:dateUtc="2026-07-07T13:17:00Z">
            <w:rPr>
              <w:lang w:val="en-US"/>
            </w:rPr>
          </w:rPrChange>
        </w:rPr>
        <w:t>departing from a berth or an anchorage within a VTS area;</w:t>
      </w:r>
    </w:p>
    <w:p w14:paraId="274C4DC6" w14:textId="60B2E9AE" w:rsidR="00702E4F" w:rsidRPr="00EB10E4" w:rsidRDefault="00702E4F" w:rsidP="00702E4F">
      <w:pPr>
        <w:pStyle w:val="Bullet1"/>
        <w:rPr>
          <w:rPrChange w:id="116" w:author="Ramin Miraftabi" w:date="2026-07-07T15:17:00Z" w16du:dateUtc="2026-07-07T13:17:00Z">
            <w:rPr>
              <w:lang w:val="en-US"/>
            </w:rPr>
          </w:rPrChange>
        </w:rPr>
      </w:pPr>
      <w:r w:rsidRPr="00EB10E4">
        <w:rPr>
          <w:rPrChange w:id="117" w:author="Ramin Miraftabi" w:date="2026-07-07T15:17:00Z" w16du:dateUtc="2026-07-07T13:17:00Z">
            <w:rPr>
              <w:lang w:val="en-US"/>
            </w:rPr>
          </w:rPrChange>
        </w:rPr>
        <w:t xml:space="preserve">entering </w:t>
      </w:r>
      <w:del w:id="118" w:author="Pitkänen Juho" w:date="2026-03-03T16:03:00Z" w16du:dateUtc="2026-03-03T15:03:00Z">
        <w:r w:rsidRPr="00EB10E4" w:rsidDel="0023012D">
          <w:rPr>
            <w:rPrChange w:id="119" w:author="Ramin Miraftabi" w:date="2026-07-07T15:17:00Z" w16du:dateUtc="2026-07-07T13:17:00Z">
              <w:rPr>
                <w:lang w:val="en-US"/>
              </w:rPr>
            </w:rPrChange>
          </w:rPr>
          <w:delText xml:space="preserve">or prior to entering </w:delText>
        </w:r>
      </w:del>
      <w:r w:rsidRPr="00EB10E4">
        <w:rPr>
          <w:rPrChange w:id="120" w:author="Ramin Miraftabi" w:date="2026-07-07T15:17:00Z" w16du:dateUtc="2026-07-07T13:17:00Z">
            <w:rPr>
              <w:lang w:val="en-US"/>
            </w:rPr>
          </w:rPrChange>
        </w:rPr>
        <w:t>a fairway within a VTS area;</w:t>
      </w:r>
    </w:p>
    <w:p w14:paraId="3550703C" w14:textId="77777777" w:rsidR="00702E4F" w:rsidRPr="00EB10E4" w:rsidRDefault="00702E4F" w:rsidP="00702E4F">
      <w:pPr>
        <w:pStyle w:val="Bullet1"/>
        <w:rPr>
          <w:rPrChange w:id="121" w:author="Ramin Miraftabi" w:date="2026-07-07T15:17:00Z" w16du:dateUtc="2026-07-07T13:17:00Z">
            <w:rPr>
              <w:lang w:val="en-US"/>
            </w:rPr>
          </w:rPrChange>
        </w:rPr>
      </w:pPr>
      <w:r w:rsidRPr="00EB10E4">
        <w:rPr>
          <w:rPrChange w:id="122" w:author="Ramin Miraftabi" w:date="2026-07-07T15:17:00Z" w16du:dateUtc="2026-07-07T13:17:00Z">
            <w:rPr>
              <w:lang w:val="en-US"/>
            </w:rPr>
          </w:rPrChange>
        </w:rPr>
        <w:t>deviations with (approved) planned intentions within a VTS area; or</w:t>
      </w:r>
    </w:p>
    <w:p w14:paraId="69EE7653" w14:textId="3D0498EF" w:rsidR="00702E4F" w:rsidRPr="00EB10E4" w:rsidRDefault="00702E4F" w:rsidP="00702E4F">
      <w:pPr>
        <w:pStyle w:val="Bullet1"/>
        <w:rPr>
          <w:rPrChange w:id="123" w:author="Ramin Miraftabi" w:date="2026-07-07T15:17:00Z" w16du:dateUtc="2026-07-07T13:17:00Z">
            <w:rPr>
              <w:lang w:val="en-US"/>
            </w:rPr>
          </w:rPrChange>
        </w:rPr>
      </w:pPr>
      <w:del w:id="124" w:author="Pitkänen Juho" w:date="2026-03-03T16:03:00Z" w16du:dateUtc="2026-03-03T15:03:00Z">
        <w:r w:rsidRPr="00EB10E4" w:rsidDel="0023012D">
          <w:rPr>
            <w:rPrChange w:id="125" w:author="Ramin Miraftabi" w:date="2026-07-07T15:17:00Z" w16du:dateUtc="2026-07-07T13:17:00Z">
              <w:rPr>
                <w:lang w:val="en-US"/>
              </w:rPr>
            </w:rPrChange>
          </w:rPr>
          <w:delText xml:space="preserve">prior to </w:delText>
        </w:r>
      </w:del>
      <w:r w:rsidRPr="00EB10E4">
        <w:rPr>
          <w:rPrChange w:id="126" w:author="Ramin Miraftabi" w:date="2026-07-07T15:17:00Z" w16du:dateUtc="2026-07-07T13:17:00Z">
            <w:rPr>
              <w:lang w:val="en-US"/>
            </w:rPr>
          </w:rPrChange>
        </w:rPr>
        <w:t>commencing a manoeuvre that may be detrimental to safe navigation.</w:t>
      </w:r>
    </w:p>
    <w:p w14:paraId="7C3E47C2" w14:textId="59DF0064" w:rsidR="00702E4F" w:rsidRPr="00EB10E4" w:rsidRDefault="00702E4F" w:rsidP="00702E4F">
      <w:pPr>
        <w:pStyle w:val="BodyText"/>
        <w:rPr>
          <w:rPrChange w:id="127" w:author="Ramin Miraftabi" w:date="2026-07-07T15:17:00Z" w16du:dateUtc="2026-07-07T13:17:00Z">
            <w:rPr>
              <w:lang w:val="en-US"/>
            </w:rPr>
          </w:rPrChange>
        </w:rPr>
      </w:pPr>
      <w:del w:id="128" w:author="Pitkänen Juho" w:date="2026-03-03T16:03:00Z" w16du:dateUtc="2026-03-03T15:03:00Z">
        <w:r w:rsidRPr="00EB10E4" w:rsidDel="0023012D">
          <w:rPr>
            <w:rPrChange w:id="129" w:author="Ramin Miraftabi" w:date="2026-07-07T15:17:00Z" w16du:dateUtc="2026-07-07T13:17:00Z">
              <w:rPr>
                <w:lang w:val="en-US"/>
              </w:rPr>
            </w:rPrChange>
          </w:rPr>
          <w:delText xml:space="preserve">The Maritime Service description for MS1 Vessel Traffic Services describes user needs for digital information services for the exchange of VTS information by electronic means between a VTS and vessel. Vessels using MS1 can receive information related to the management of ship traffic in a digital format that can be displayed in the navigational equipment on board (i.e the ECDIS). Digital information exchange may apply to elements of vessel traffic management that are not time critical. </w:delText>
        </w:r>
      </w:del>
    </w:p>
    <w:p w14:paraId="7C53D61C" w14:textId="77777777" w:rsidR="00702E4F" w:rsidRPr="00EB10E4" w:rsidRDefault="00702E4F" w:rsidP="00702E4F">
      <w:pPr>
        <w:pStyle w:val="BodyText"/>
        <w:rPr>
          <w:rPrChange w:id="130" w:author="Ramin Miraftabi" w:date="2026-07-07T15:17:00Z" w16du:dateUtc="2026-07-07T13:17:00Z">
            <w:rPr>
              <w:lang w:val="en-US"/>
            </w:rPr>
          </w:rPrChange>
        </w:rPr>
      </w:pPr>
      <w:r w:rsidRPr="00EB10E4">
        <w:rPr>
          <w:rPrChange w:id="131" w:author="Ramin Miraftabi" w:date="2026-07-07T15:17:00Z" w16du:dateUtc="2026-07-07T13:17:00Z">
            <w:rPr>
              <w:lang w:val="en-US"/>
            </w:rPr>
          </w:rPrChange>
        </w:rPr>
        <w:t>Traffic clearance is a VTS authorization under conditions specified. The granting, or not granting, of permission to enter, depart or proceed refers to the process of ensuring that there is sufficient space and time for vessels to navigate safely through an area as well as consider other vessels, obstructions, regulatory and environmental factors. Based on the information available, the VTS assesses that it is safe and gives approval for the ship to proceed e.g. from or to a berth or anchorage, subject to the discretion of the Master.</w:t>
      </w:r>
    </w:p>
    <w:p w14:paraId="3749DB18" w14:textId="77777777" w:rsidR="00702E4F" w:rsidRPr="00EB10E4" w:rsidRDefault="00702E4F" w:rsidP="00702E4F">
      <w:pPr>
        <w:pStyle w:val="BodyText"/>
        <w:rPr>
          <w:rPrChange w:id="132" w:author="Ramin Miraftabi" w:date="2026-07-07T15:17:00Z" w16du:dateUtc="2026-07-07T13:17:00Z">
            <w:rPr>
              <w:lang w:val="en-US"/>
            </w:rPr>
          </w:rPrChange>
        </w:rPr>
      </w:pPr>
      <w:r w:rsidRPr="00EB10E4">
        <w:rPr>
          <w:rPrChange w:id="133" w:author="Ramin Miraftabi" w:date="2026-07-07T15:17:00Z" w16du:dateUtc="2026-07-07T13:17:00Z">
            <w:rPr>
              <w:lang w:val="en-US"/>
            </w:rPr>
          </w:rPrChange>
        </w:rPr>
        <w:t>The process of granting permissions includes the use of communication systems to inform mariners about the location and movements of other vessels and potential hazards.</w:t>
      </w:r>
    </w:p>
    <w:p w14:paraId="2767095A" w14:textId="75154963" w:rsidR="00702E4F" w:rsidRPr="00EB10E4" w:rsidRDefault="00702E4F" w:rsidP="00702E4F">
      <w:pPr>
        <w:pStyle w:val="BodyText"/>
        <w:rPr>
          <w:rPrChange w:id="134" w:author="Ramin Miraftabi" w:date="2026-07-07T15:17:00Z" w16du:dateUtc="2026-07-07T13:17:00Z">
            <w:rPr>
              <w:lang w:val="en-US"/>
            </w:rPr>
          </w:rPrChange>
        </w:rPr>
      </w:pPr>
      <w:del w:id="135" w:author="Pitkänen Juho" w:date="2026-03-03T16:03:00Z" w16du:dateUtc="2026-03-03T15:03:00Z">
        <w:r w:rsidRPr="00EB10E4" w:rsidDel="0023012D">
          <w:rPr>
            <w:rPrChange w:id="136" w:author="Ramin Miraftabi" w:date="2026-07-07T15:17:00Z" w16du:dateUtc="2026-07-07T13:17:00Z">
              <w:rPr>
                <w:lang w:val="en-US"/>
              </w:rPr>
            </w:rPrChange>
          </w:rPr>
          <w:delText>Modern technologies enhance the method of communication in a digital way. Digital communication has advances compared with traditional voice communication. Digital communications enable us to communicate quickly and effectively without the risk for misunderstanding. Digital communication can be used with human interference, but also can be used in automated processes without human interference.</w:delText>
        </w:r>
      </w:del>
    </w:p>
    <w:p w14:paraId="36DE8F2C" w14:textId="77777777" w:rsidR="00702E4F" w:rsidRPr="00EB10E4" w:rsidRDefault="00702E4F" w:rsidP="00702E4F">
      <w:pPr>
        <w:pStyle w:val="BodyText"/>
        <w:rPr>
          <w:rPrChange w:id="137" w:author="Ramin Miraftabi" w:date="2026-07-07T15:17:00Z" w16du:dateUtc="2026-07-07T13:17:00Z">
            <w:rPr>
              <w:lang w:val="en-US"/>
            </w:rPr>
          </w:rPrChange>
        </w:rPr>
      </w:pPr>
      <w:r w:rsidRPr="00EB10E4">
        <w:rPr>
          <w:rPrChange w:id="138" w:author="Ramin Miraftabi" w:date="2026-07-07T15:17:00Z" w16du:dateUtc="2026-07-07T13:17:00Z">
            <w:rPr>
              <w:lang w:val="en-US"/>
            </w:rPr>
          </w:rPrChange>
        </w:rPr>
        <w:t xml:space="preserve">To provide digital communication in globally harmonized way a common understanding of the operational procedures and standardised technical services are necessary. </w:t>
      </w:r>
    </w:p>
    <w:p w14:paraId="13275DC8" w14:textId="12ECDDEB" w:rsidR="00702E4F" w:rsidRPr="00EB10E4" w:rsidRDefault="00702E4F" w:rsidP="00702E4F">
      <w:pPr>
        <w:pStyle w:val="BodyText"/>
        <w:rPr>
          <w:rPrChange w:id="139" w:author="Ramin Miraftabi" w:date="2026-07-07T15:17:00Z" w16du:dateUtc="2026-07-07T13:17:00Z">
            <w:rPr>
              <w:lang w:val="en-US"/>
            </w:rPr>
          </w:rPrChange>
        </w:rPr>
      </w:pPr>
      <w:r w:rsidRPr="00EB10E4">
        <w:rPr>
          <w:rPrChange w:id="140" w:author="Ramin Miraftabi" w:date="2026-07-07T15:17:00Z" w16du:dateUtc="2026-07-07T13:17:00Z">
            <w:rPr>
              <w:lang w:val="en-US"/>
            </w:rPr>
          </w:rPrChange>
        </w:rPr>
        <w:t xml:space="preserve">A more </w:t>
      </w:r>
      <w:del w:id="141" w:author="Ramin Miraftabi" w:date="2026-07-07T15:18:00Z" w16du:dateUtc="2026-07-07T13:18:00Z">
        <w:r w:rsidRPr="00EB10E4" w:rsidDel="00EB10E4">
          <w:rPr>
            <w:rPrChange w:id="142" w:author="Ramin Miraftabi" w:date="2026-07-07T15:17:00Z" w16du:dateUtc="2026-07-07T13:17:00Z">
              <w:rPr>
                <w:lang w:val="en-US"/>
              </w:rPr>
            </w:rPrChange>
          </w:rPr>
          <w:delText>digitally-envisioned</w:delText>
        </w:r>
      </w:del>
      <w:ins w:id="143" w:author="Ramin Miraftabi" w:date="2026-07-07T15:18:00Z" w16du:dateUtc="2026-07-07T13:18:00Z">
        <w:r w:rsidR="00EB10E4" w:rsidRPr="00EB10E4">
          <w:t>digitally envisioned</w:t>
        </w:r>
      </w:ins>
      <w:r w:rsidRPr="00EB10E4">
        <w:rPr>
          <w:rPrChange w:id="144" w:author="Ramin Miraftabi" w:date="2026-07-07T15:17:00Z" w16du:dateUtc="2026-07-07T13:17:00Z">
            <w:rPr>
              <w:lang w:val="en-US"/>
            </w:rPr>
          </w:rPrChange>
        </w:rPr>
        <w:t xml:space="preserve"> operational system for granting permissions will provide several valuable benefits to improve communication and with that safety, efficiency, and sustainability. Digital systems will enhance situational awareness for the vessel and provide real-time information and help to ensure that all parties timely have the necessary information to make informed decisions and take appropriate actions. Traffic Clearance Service paves the way for more automated services and decision support tools. </w:t>
      </w:r>
    </w:p>
    <w:p w14:paraId="6845907B" w14:textId="77777777" w:rsidR="00702E4F" w:rsidRPr="00EB10E4" w:rsidRDefault="00702E4F" w:rsidP="00702E4F">
      <w:pPr>
        <w:pStyle w:val="BodyText"/>
        <w:rPr>
          <w:rPrChange w:id="145" w:author="Ramin Miraftabi" w:date="2026-07-07T15:17:00Z" w16du:dateUtc="2026-07-07T13:17:00Z">
            <w:rPr>
              <w:lang w:val="en-US"/>
            </w:rPr>
          </w:rPrChange>
        </w:rPr>
      </w:pPr>
      <w:r w:rsidRPr="00EB10E4">
        <w:rPr>
          <w:rPrChange w:id="146" w:author="Ramin Miraftabi" w:date="2026-07-07T15:17:00Z" w16du:dateUtc="2026-07-07T13:17:00Z">
            <w:rPr>
              <w:lang w:val="en-US"/>
            </w:rPr>
          </w:rPrChange>
        </w:rPr>
        <w:t>For effective Traffic Clearance Service, VTS requires the knowledge of vessels intentions. The primary means to share vessels ETA and ETD would be the sharing of vessels route plans, which always includes a schedule. If the vessel is not capable of sharing a route plan, the alternative mean would be sharing only ETA and ETD and destination of vessel. It should be ensured that the times in the different systems are aligned.</w:t>
      </w:r>
    </w:p>
    <w:p w14:paraId="4FC49BD2" w14:textId="77777777" w:rsidR="00702E4F" w:rsidRPr="00EB10E4" w:rsidRDefault="00702E4F" w:rsidP="00702E4F">
      <w:pPr>
        <w:pStyle w:val="BodyText"/>
        <w:rPr>
          <w:rPrChange w:id="147" w:author="Ramin Miraftabi" w:date="2026-07-07T15:17:00Z" w16du:dateUtc="2026-07-07T13:17:00Z">
            <w:rPr>
              <w:lang w:val="en-US"/>
            </w:rPr>
          </w:rPrChange>
        </w:rPr>
      </w:pPr>
      <w:r w:rsidRPr="00EB10E4">
        <w:rPr>
          <w:rPrChange w:id="148" w:author="Ramin Miraftabi" w:date="2026-07-07T15:17:00Z" w16du:dateUtc="2026-07-07T13:17:00Z">
            <w:rPr>
              <w:lang w:val="en-US"/>
            </w:rPr>
          </w:rPrChange>
        </w:rPr>
        <w:t xml:space="preserve">This service specification does not define the on-board systems used in for Traffic Clearance Service. When implementing the Traffic Clearance Service the on-board system which the service will be deployed on should also be planned. </w:t>
      </w:r>
    </w:p>
    <w:p w14:paraId="449A98A9" w14:textId="77777777" w:rsidR="00702E4F" w:rsidRPr="00EB10E4" w:rsidRDefault="00702E4F" w:rsidP="00702E4F">
      <w:pPr>
        <w:pStyle w:val="BodyText"/>
        <w:rPr>
          <w:rPrChange w:id="149" w:author="Ramin Miraftabi" w:date="2026-07-07T15:17:00Z" w16du:dateUtc="2026-07-07T13:17:00Z">
            <w:rPr>
              <w:lang w:val="en-US"/>
            </w:rPr>
          </w:rPrChange>
        </w:rPr>
      </w:pPr>
      <w:r w:rsidRPr="00EB10E4">
        <w:rPr>
          <w:rPrChange w:id="150" w:author="Ramin Miraftabi" w:date="2026-07-07T15:17:00Z" w16du:dateUtc="2026-07-07T13:17:00Z">
            <w:rPr>
              <w:lang w:val="en-US"/>
            </w:rPr>
          </w:rPrChange>
        </w:rPr>
        <w:lastRenderedPageBreak/>
        <w:t>It should be noted that if ECDIS will be used as an on-board system, it should be compatible with the performance standards for ECDIS. ECDIS PS does not support the dynamic exchange and modification  of ETA/ETD timestamps, which limits the use of only timestamp-based systems to back bridge systems on-board.</w:t>
      </w:r>
    </w:p>
    <w:p w14:paraId="79DF6F45" w14:textId="77777777" w:rsidR="00702E4F" w:rsidRPr="00EB10E4" w:rsidRDefault="00702E4F" w:rsidP="00702E4F">
      <w:pPr>
        <w:pStyle w:val="BodyText"/>
        <w:rPr>
          <w:rPrChange w:id="151" w:author="Ramin Miraftabi" w:date="2026-07-07T15:17:00Z" w16du:dateUtc="2026-07-07T13:17:00Z">
            <w:rPr>
              <w:lang w:val="en-US"/>
            </w:rPr>
          </w:rPrChange>
        </w:rPr>
      </w:pPr>
      <w:r w:rsidRPr="00EB10E4">
        <w:rPr>
          <w:rPrChange w:id="152" w:author="Ramin Miraftabi" w:date="2026-07-07T15:17:00Z" w16du:dateUtc="2026-07-07T13:17:00Z">
            <w:rPr>
              <w:lang w:val="en-US"/>
            </w:rPr>
          </w:rPrChange>
        </w:rPr>
        <w:t xml:space="preserve">This service should be used directly from ship board systems. </w:t>
      </w:r>
    </w:p>
    <w:p w14:paraId="0BBCAF24" w14:textId="77777777" w:rsidR="00702E4F" w:rsidRPr="00EB10E4" w:rsidRDefault="00702E4F" w:rsidP="00702E4F">
      <w:pPr>
        <w:pStyle w:val="BodyText"/>
        <w:rPr>
          <w:rPrChange w:id="153" w:author="Ramin Miraftabi" w:date="2026-07-07T15:17:00Z" w16du:dateUtc="2026-07-07T13:17:00Z">
            <w:rPr>
              <w:lang w:val="en-US"/>
            </w:rPr>
          </w:rPrChange>
        </w:rPr>
      </w:pPr>
      <w:r w:rsidRPr="00EB10E4">
        <w:rPr>
          <w:rPrChange w:id="154" w:author="Ramin Miraftabi" w:date="2026-07-07T15:17:00Z" w16du:dateUtc="2026-07-07T13:17:00Z">
            <w:rPr>
              <w:lang w:val="en-US"/>
            </w:rPr>
          </w:rPrChange>
        </w:rPr>
        <w:t>This service is based on standardized structured data format that will enable the exchange of information related to traffic clearances in the VTS area.</w:t>
      </w:r>
    </w:p>
    <w:p w14:paraId="09D6FB71" w14:textId="2FD9DFC7" w:rsidR="00DC472E" w:rsidRPr="00EB10E4" w:rsidRDefault="00FB018B" w:rsidP="00FB018B">
      <w:pPr>
        <w:pStyle w:val="Heading2"/>
        <w:rPr>
          <w:rPrChange w:id="155" w:author="Ramin Miraftabi" w:date="2026-07-07T15:17:00Z" w16du:dateUtc="2026-07-07T13:17:00Z">
            <w:rPr>
              <w:lang w:val="en-US"/>
            </w:rPr>
          </w:rPrChange>
        </w:rPr>
      </w:pPr>
      <w:bookmarkStart w:id="156" w:name="_Toc196547458"/>
      <w:bookmarkEnd w:id="90"/>
      <w:r w:rsidRPr="00EB10E4">
        <w:rPr>
          <w:rPrChange w:id="157" w:author="Ramin Miraftabi" w:date="2026-07-07T15:17:00Z" w16du:dateUtc="2026-07-07T13:17:00Z">
            <w:rPr>
              <w:lang w:val="en-US"/>
            </w:rPr>
          </w:rPrChange>
        </w:rPr>
        <w:t>Use cases for service</w:t>
      </w:r>
      <w:bookmarkEnd w:id="156"/>
    </w:p>
    <w:p w14:paraId="1B4FB7CA" w14:textId="77777777" w:rsidR="00073E5F" w:rsidRPr="00EB10E4" w:rsidRDefault="00073E5F" w:rsidP="00073E5F">
      <w:pPr>
        <w:pStyle w:val="Heading2separationline"/>
        <w:rPr>
          <w:rPrChange w:id="158" w:author="Ramin Miraftabi" w:date="2026-07-07T15:17:00Z" w16du:dateUtc="2026-07-07T13:17:00Z">
            <w:rPr>
              <w:lang w:val="en-US"/>
            </w:rPr>
          </w:rPrChange>
        </w:rPr>
      </w:pPr>
    </w:p>
    <w:p w14:paraId="4F021351" w14:textId="0A76AEA7" w:rsidR="00702E4F" w:rsidRPr="00EB10E4" w:rsidRDefault="005E2686" w:rsidP="00702E4F">
      <w:pPr>
        <w:pStyle w:val="BodyText"/>
      </w:pPr>
      <w:r w:rsidRPr="00EB10E4">
        <w:t xml:space="preserve">Typical voyages through VTS areas can be defined by general use cases: (UC1) departing from a berth or anchorage within a VTS area, (UC2) entering or passing through a VTS area, entering VTS area to (UC3) take berth or (UC4) head for anchorage and (UC5) a vessel transiting within the VTS area. Next to that (UC6) an external influence could change the Traffic Clearance by VTS or vessel.  </w:t>
      </w:r>
    </w:p>
    <w:p w14:paraId="37BE26EC" w14:textId="574A8C6A" w:rsidR="005E2686" w:rsidRPr="00EB10E4" w:rsidRDefault="00CE1D11" w:rsidP="00CE1D11">
      <w:pPr>
        <w:pStyle w:val="BodyText"/>
        <w:jc w:val="center"/>
      </w:pPr>
      <w:r w:rsidRPr="00EB10E4">
        <w:rPr>
          <w:noProof/>
          <w:lang w:eastAsia="sv-SE"/>
          <w:rPrChange w:id="159" w:author="Ramin Miraftabi" w:date="2026-07-07T15:17:00Z" w16du:dateUtc="2026-07-07T13:17:00Z">
            <w:rPr>
              <w:noProof/>
              <w:lang w:val="sv-SE" w:eastAsia="sv-SE"/>
            </w:rPr>
          </w:rPrChange>
        </w:rPr>
        <w:drawing>
          <wp:inline distT="0" distB="0" distL="0" distR="0" wp14:anchorId="61F9AA2E" wp14:editId="42028139">
            <wp:extent cx="6179820" cy="2466975"/>
            <wp:effectExtent l="0" t="0" r="0" b="0"/>
            <wp:docPr id="2"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6"/>
                    <pic:cNvPicPr>
                      <a:picLocks noChangeAspect="1" noChangeArrowheads="1"/>
                    </pic:cNvPicPr>
                  </pic:nvPicPr>
                  <pic:blipFill>
                    <a:blip r:embed="rId26"/>
                    <a:stretch>
                      <a:fillRect/>
                    </a:stretch>
                  </pic:blipFill>
                  <pic:spPr bwMode="auto">
                    <a:xfrm>
                      <a:off x="0" y="0"/>
                      <a:ext cx="6179820" cy="2466975"/>
                    </a:xfrm>
                    <a:prstGeom prst="rect">
                      <a:avLst/>
                    </a:prstGeom>
                  </pic:spPr>
                </pic:pic>
              </a:graphicData>
            </a:graphic>
          </wp:inline>
        </w:drawing>
      </w:r>
    </w:p>
    <w:p w14:paraId="710F811D" w14:textId="472A1827" w:rsidR="00CE1D11" w:rsidRPr="00EB10E4" w:rsidRDefault="00E6503F" w:rsidP="00E6503F">
      <w:pPr>
        <w:pStyle w:val="Caption"/>
        <w:rPr>
          <w:lang w:val="en-GB"/>
          <w:rPrChange w:id="160" w:author="Ramin Miraftabi" w:date="2026-07-07T15:17:00Z" w16du:dateUtc="2026-07-07T13:17:00Z">
            <w:rPr/>
          </w:rPrChange>
        </w:rPr>
      </w:pPr>
      <w:bookmarkStart w:id="161" w:name="_Toc196547569"/>
      <w:r w:rsidRPr="00EB10E4">
        <w:rPr>
          <w:lang w:val="en-GB"/>
          <w:rPrChange w:id="162" w:author="Ramin Miraftabi" w:date="2026-07-07T15:17:00Z" w16du:dateUtc="2026-07-07T13:17:00Z">
            <w:rPr/>
          </w:rPrChange>
        </w:rPr>
        <w:t xml:space="preserve">Figure </w:t>
      </w:r>
      <w:r w:rsidR="00EF66FC" w:rsidRPr="00EB10E4">
        <w:rPr>
          <w:lang w:val="en-GB"/>
          <w:rPrChange w:id="163" w:author="Ramin Miraftabi" w:date="2026-07-07T15:17:00Z" w16du:dateUtc="2026-07-07T13:17:00Z">
            <w:rPr/>
          </w:rPrChange>
        </w:rPr>
        <w:fldChar w:fldCharType="begin"/>
      </w:r>
      <w:r w:rsidR="00EF66FC" w:rsidRPr="00EB10E4">
        <w:rPr>
          <w:lang w:val="en-GB"/>
          <w:rPrChange w:id="164" w:author="Ramin Miraftabi" w:date="2026-07-07T15:17:00Z" w16du:dateUtc="2026-07-07T13:17:00Z">
            <w:rPr/>
          </w:rPrChange>
        </w:rPr>
        <w:instrText xml:space="preserve"> SEQ Figure \* ARABIC </w:instrText>
      </w:r>
      <w:r w:rsidR="00EF66FC" w:rsidRPr="00EB10E4">
        <w:rPr>
          <w:lang w:val="en-GB"/>
          <w:rPrChange w:id="165" w:author="Ramin Miraftabi" w:date="2026-07-07T15:17:00Z" w16du:dateUtc="2026-07-07T13:17:00Z">
            <w:rPr>
              <w:noProof/>
            </w:rPr>
          </w:rPrChange>
        </w:rPr>
        <w:fldChar w:fldCharType="separate"/>
      </w:r>
      <w:ins w:id="166" w:author="Ramin Miraftabi" w:date="2026-09-23T10:59:00Z" w16du:dateUtc="2026-09-23T08:59:00Z">
        <w:r w:rsidR="00A140A6">
          <w:rPr>
            <w:noProof/>
            <w:lang w:val="en-GB"/>
          </w:rPr>
          <w:t>1</w:t>
        </w:r>
      </w:ins>
      <w:del w:id="167" w:author="Ramin Miraftabi" w:date="2026-09-23T10:58:00Z" w16du:dateUtc="2026-09-23T08:58:00Z">
        <w:r w:rsidR="00EF66FC" w:rsidRPr="00EB10E4" w:rsidDel="00A140A6">
          <w:rPr>
            <w:noProof/>
            <w:lang w:val="en-GB"/>
            <w:rPrChange w:id="168" w:author="Ramin Miraftabi" w:date="2026-07-07T15:17:00Z" w16du:dateUtc="2026-07-07T13:17:00Z">
              <w:rPr>
                <w:noProof/>
              </w:rPr>
            </w:rPrChange>
          </w:rPr>
          <w:delText>1</w:delText>
        </w:r>
      </w:del>
      <w:r w:rsidR="00EF66FC" w:rsidRPr="00EB10E4">
        <w:rPr>
          <w:noProof/>
          <w:lang w:val="en-GB"/>
          <w:rPrChange w:id="169" w:author="Ramin Miraftabi" w:date="2026-07-07T15:17:00Z" w16du:dateUtc="2026-07-07T13:17:00Z">
            <w:rPr>
              <w:noProof/>
            </w:rPr>
          </w:rPrChange>
        </w:rPr>
        <w:fldChar w:fldCharType="end"/>
      </w:r>
      <w:r w:rsidRPr="00EB10E4">
        <w:rPr>
          <w:lang w:val="en-GB"/>
          <w:rPrChange w:id="170" w:author="Ramin Miraftabi" w:date="2026-07-07T15:17:00Z" w16du:dateUtc="2026-07-07T13:17:00Z">
            <w:rPr/>
          </w:rPrChange>
        </w:rPr>
        <w:t xml:space="preserve"> Traffic Clearance Service Use Cases</w:t>
      </w:r>
      <w:bookmarkEnd w:id="161"/>
    </w:p>
    <w:p w14:paraId="4B78020B" w14:textId="0D943385" w:rsidR="00D100B3" w:rsidRPr="00EB10E4" w:rsidRDefault="00C16873" w:rsidP="00986B65">
      <w:pPr>
        <w:pStyle w:val="BodyText"/>
        <w:rPr>
          <w:rPrChange w:id="171" w:author="Ramin Miraftabi" w:date="2026-07-07T15:17:00Z" w16du:dateUtc="2026-07-07T13:17:00Z">
            <w:rPr>
              <w:lang w:val="en-US"/>
            </w:rPr>
          </w:rPrChange>
        </w:rPr>
      </w:pPr>
      <w:r w:rsidRPr="00EB10E4">
        <w:rPr>
          <w:rPrChange w:id="172" w:author="Ramin Miraftabi" w:date="2026-07-07T15:17:00Z" w16du:dateUtc="2026-07-07T13:17:00Z">
            <w:rPr>
              <w:lang w:val="en-US"/>
            </w:rPr>
          </w:rPrChange>
        </w:rPr>
        <w:t>The following use cases provide examples for the digital information exchange between VTS and vessels using traffic clearance service.</w:t>
      </w:r>
      <w:ins w:id="173" w:author="Ramin Miraftabi" w:date="2026-09-22T16:45:00Z" w16du:dateUtc="2026-09-22T14:45:00Z">
        <w:r w:rsidR="00FD3B78">
          <w:t xml:space="preserve"> The</w:t>
        </w:r>
      </w:ins>
      <w:ins w:id="174" w:author="Ramin Miraftabi" w:date="2026-09-22T16:46:00Z" w16du:dateUtc="2026-09-22T14:46:00Z">
        <w:r w:rsidR="00FD3B78">
          <w:t xml:space="preserve"> reference in the </w:t>
        </w:r>
      </w:ins>
      <w:ins w:id="175" w:author="Ramin Miraftabi" w:date="2026-09-22T16:53:00Z" w16du:dateUtc="2026-09-22T14:53:00Z">
        <w:r w:rsidR="00FD3B78">
          <w:t xml:space="preserve">following use case </w:t>
        </w:r>
      </w:ins>
      <w:ins w:id="176" w:author="Ramin Miraftabi" w:date="2026-09-22T16:46:00Z" w16du:dateUtc="2026-09-22T14:46:00Z">
        <w:r w:rsidR="00FD3B78">
          <w:t xml:space="preserve">steps to operational use cases refers to the use cases listed in </w:t>
        </w:r>
      </w:ins>
      <w:ins w:id="177" w:author="Ramin Miraftabi" w:date="2026-09-22T16:57:00Z" w16du:dateUtc="2026-09-22T14:57:00Z">
        <w:r w:rsidR="00665E92">
          <w:fldChar w:fldCharType="begin"/>
        </w:r>
        <w:r w:rsidR="00665E92">
          <w:instrText xml:space="preserve"> REF _Ref240988688 \r \h </w:instrText>
        </w:r>
        <w:r w:rsidR="00665E92">
          <w:fldChar w:fldCharType="separate"/>
        </w:r>
        <w:r w:rsidR="00665E92">
          <w:t>[1</w:t>
        </w:r>
        <w:r w:rsidR="00665E92">
          <w:t>1</w:t>
        </w:r>
        <w:r w:rsidR="00665E92">
          <w:t>]</w:t>
        </w:r>
        <w:r w:rsidR="00665E92">
          <w:fldChar w:fldCharType="end"/>
        </w:r>
      </w:ins>
      <w:ins w:id="178" w:author="Ramin Miraftabi" w:date="2026-09-22T16:46:00Z" w16du:dateUtc="2026-09-22T14:46:00Z">
        <w:r w:rsidR="00FD3B78">
          <w:t>.</w:t>
        </w:r>
      </w:ins>
    </w:p>
    <w:p w14:paraId="447A6E15" w14:textId="5932FA87" w:rsidR="00481E83" w:rsidRPr="00EB10E4" w:rsidRDefault="00481E83" w:rsidP="00481E83">
      <w:pPr>
        <w:pStyle w:val="Heading3"/>
        <w:rPr>
          <w:rPrChange w:id="179" w:author="Ramin Miraftabi" w:date="2026-07-07T15:17:00Z" w16du:dateUtc="2026-07-07T13:17:00Z">
            <w:rPr>
              <w:lang w:val="en-US"/>
            </w:rPr>
          </w:rPrChange>
        </w:rPr>
      </w:pPr>
      <w:bookmarkStart w:id="180" w:name="_Toc196547459"/>
      <w:r w:rsidRPr="00EB10E4">
        <w:rPr>
          <w:rPrChange w:id="181" w:author="Ramin Miraftabi" w:date="2026-07-07T15:17:00Z" w16du:dateUtc="2026-07-07T13:17:00Z">
            <w:rPr>
              <w:lang w:val="en-US"/>
            </w:rPr>
          </w:rPrChange>
        </w:rPr>
        <w:t>Use case 1 - Departing vessels from berth or anchorage.</w:t>
      </w:r>
      <w:bookmarkEnd w:id="180"/>
    </w:p>
    <w:p w14:paraId="54EF277F" w14:textId="77777777" w:rsidR="00EE111C" w:rsidRPr="00EB10E4" w:rsidRDefault="00EE111C" w:rsidP="001C606A">
      <w:pPr>
        <w:pStyle w:val="ListParagraph"/>
        <w:numPr>
          <w:ilvl w:val="0"/>
          <w:numId w:val="20"/>
        </w:numPr>
        <w:suppressAutoHyphens/>
        <w:jc w:val="left"/>
        <w:rPr>
          <w:rPrChange w:id="182" w:author="Ramin Miraftabi" w:date="2026-07-07T15:17:00Z" w16du:dateUtc="2026-07-07T13:17:00Z">
            <w:rPr>
              <w:lang w:val="en-US"/>
            </w:rPr>
          </w:rPrChange>
        </w:rPr>
      </w:pPr>
      <w:r w:rsidRPr="00EB10E4">
        <w:rPr>
          <w:rPrChange w:id="183" w:author="Ramin Miraftabi" w:date="2026-07-07T15:17:00Z" w16du:dateUtc="2026-07-07T13:17:00Z">
            <w:rPr>
              <w:lang w:val="en-US"/>
            </w:rPr>
          </w:rPrChange>
        </w:rPr>
        <w:t>Vessel wants to leave berth/anchorage</w:t>
      </w:r>
    </w:p>
    <w:p w14:paraId="75CB0601" w14:textId="77777777" w:rsidR="00EE111C" w:rsidRPr="00EB10E4" w:rsidRDefault="00EE111C" w:rsidP="001C606A">
      <w:pPr>
        <w:pStyle w:val="ListParagraph"/>
        <w:numPr>
          <w:ilvl w:val="0"/>
          <w:numId w:val="20"/>
        </w:numPr>
        <w:suppressAutoHyphens/>
        <w:jc w:val="left"/>
        <w:rPr>
          <w:rPrChange w:id="184" w:author="Ramin Miraftabi" w:date="2026-07-07T15:17:00Z" w16du:dateUtc="2026-07-07T13:17:00Z">
            <w:rPr>
              <w:lang w:val="en-US"/>
            </w:rPr>
          </w:rPrChange>
        </w:rPr>
      </w:pPr>
      <w:r w:rsidRPr="00EB10E4">
        <w:rPr>
          <w:rPrChange w:id="185" w:author="Ramin Miraftabi" w:date="2026-07-07T15:17:00Z" w16du:dateUtc="2026-07-07T13:17:00Z">
            <w:rPr>
              <w:lang w:val="en-US"/>
            </w:rPr>
          </w:rPrChange>
        </w:rPr>
        <w:t>The vessel sends message with its estimated or planned time of departure through its system to the service and requests permission to leave berth/anchorage</w:t>
      </w:r>
    </w:p>
    <w:p w14:paraId="08B25086" w14:textId="0F3D0FD7" w:rsidR="00EE111C" w:rsidRPr="00EB10E4" w:rsidRDefault="00EE111C" w:rsidP="001C606A">
      <w:pPr>
        <w:pStyle w:val="ListParagraph"/>
        <w:numPr>
          <w:ilvl w:val="0"/>
          <w:numId w:val="20"/>
        </w:numPr>
        <w:suppressAutoHyphens/>
        <w:jc w:val="left"/>
        <w:rPr>
          <w:rPrChange w:id="186" w:author="Ramin Miraftabi" w:date="2026-07-07T15:17:00Z" w16du:dateUtc="2026-07-07T13:17:00Z">
            <w:rPr>
              <w:lang w:val="en-US"/>
            </w:rPr>
          </w:rPrChange>
        </w:rPr>
      </w:pPr>
      <w:r w:rsidRPr="00EB10E4">
        <w:rPr>
          <w:rPrChange w:id="187" w:author="Ramin Miraftabi" w:date="2026-07-07T15:17:00Z" w16du:dateUtc="2026-07-07T13:17:00Z">
            <w:rPr>
              <w:lang w:val="en-US"/>
            </w:rPr>
          </w:rPrChange>
        </w:rPr>
        <w:t xml:space="preserve">If vessel's schedule is suitable, then VTS </w:t>
      </w:r>
      <w:del w:id="188" w:author="Ramin Miraftabi" w:date="2026-07-07T16:09:00Z" w16du:dateUtc="2026-07-07T14:09:00Z">
        <w:r w:rsidRPr="00EB10E4" w:rsidDel="00C9082F">
          <w:rPr>
            <w:rPrChange w:id="189" w:author="Ramin Miraftabi" w:date="2026-07-07T15:17:00Z" w16du:dateUtc="2026-07-07T13:17:00Z">
              <w:rPr>
                <w:lang w:val="en-US"/>
              </w:rPr>
            </w:rPrChange>
          </w:rPr>
          <w:delText>send acknowledgement</w:delText>
        </w:r>
      </w:del>
      <w:ins w:id="190" w:author="Ramin Miraftabi" w:date="2026-07-07T16:09:00Z" w16du:dateUtc="2026-07-07T14:09:00Z">
        <w:r w:rsidR="00C9082F">
          <w:t>gives traffic clearance to vessel</w:t>
        </w:r>
      </w:ins>
      <w:r w:rsidRPr="00EB10E4">
        <w:rPr>
          <w:rPrChange w:id="191" w:author="Ramin Miraftabi" w:date="2026-07-07T15:17:00Z" w16du:dateUtc="2026-07-07T13:17:00Z">
            <w:rPr>
              <w:lang w:val="en-US"/>
            </w:rPr>
          </w:rPrChange>
        </w:rPr>
        <w:t xml:space="preserve"> [go to step 7]</w:t>
      </w:r>
      <w:ins w:id="192" w:author="Ramin Miraftabi" w:date="2026-09-22T16:46:00Z" w16du:dateUtc="2026-09-22T14:46:00Z">
        <w:r w:rsidR="00FD3B78">
          <w:t xml:space="preserve"> (operational use case 6.1.1)</w:t>
        </w:r>
      </w:ins>
    </w:p>
    <w:p w14:paraId="3BC7D768" w14:textId="32DBDC11" w:rsidR="00EE111C" w:rsidRPr="00EB10E4" w:rsidRDefault="00EE111C" w:rsidP="001C606A">
      <w:pPr>
        <w:pStyle w:val="ListParagraph"/>
        <w:numPr>
          <w:ilvl w:val="0"/>
          <w:numId w:val="20"/>
        </w:numPr>
        <w:suppressAutoHyphens/>
        <w:jc w:val="left"/>
        <w:rPr>
          <w:rPrChange w:id="193" w:author="Ramin Miraftabi" w:date="2026-07-07T15:17:00Z" w16du:dateUtc="2026-07-07T13:17:00Z">
            <w:rPr>
              <w:lang w:val="en-US"/>
            </w:rPr>
          </w:rPrChange>
        </w:rPr>
      </w:pPr>
      <w:r w:rsidRPr="00EB10E4">
        <w:rPr>
          <w:rPrChange w:id="194" w:author="Ramin Miraftabi" w:date="2026-07-07T15:17:00Z" w16du:dateUtc="2026-07-07T13:17:00Z">
            <w:rPr>
              <w:lang w:val="en-US"/>
            </w:rPr>
          </w:rPrChange>
        </w:rPr>
        <w:t xml:space="preserve">If vessel's estimated or planned time of departure is not suitable, VTS sends denial </w:t>
      </w:r>
      <w:ins w:id="195" w:author="Ramin Miraftabi" w:date="2026-09-22T16:52:00Z" w16du:dateUtc="2026-09-22T14:52:00Z">
        <w:r w:rsidR="00FD3B78">
          <w:t xml:space="preserve">(operational use case 6.1.2) </w:t>
        </w:r>
      </w:ins>
      <w:r w:rsidRPr="00EB10E4">
        <w:rPr>
          <w:rPrChange w:id="196" w:author="Ramin Miraftabi" w:date="2026-07-07T15:17:00Z" w16du:dateUtc="2026-07-07T13:17:00Z">
            <w:rPr>
              <w:lang w:val="en-US"/>
            </w:rPr>
          </w:rPrChange>
        </w:rPr>
        <w:t xml:space="preserve">or a proposal with requested time of departure information </w:t>
      </w:r>
      <w:ins w:id="197" w:author="Ramin Miraftabi" w:date="2026-09-22T16:53:00Z" w16du:dateUtc="2026-09-22T14:53:00Z">
        <w:r w:rsidR="00FD3B78">
          <w:t xml:space="preserve">(operational use case 6.1.3) </w:t>
        </w:r>
      </w:ins>
      <w:r w:rsidRPr="00EB10E4">
        <w:rPr>
          <w:rPrChange w:id="198" w:author="Ramin Miraftabi" w:date="2026-07-07T15:17:00Z" w16du:dateUtc="2026-07-07T13:17:00Z">
            <w:rPr>
              <w:lang w:val="en-US"/>
            </w:rPr>
          </w:rPrChange>
        </w:rPr>
        <w:t>on when vessel can leave the berth/anchorage.</w:t>
      </w:r>
    </w:p>
    <w:p w14:paraId="7C9F897E" w14:textId="77777777" w:rsidR="00EE111C" w:rsidRPr="00EB10E4" w:rsidRDefault="00EE111C" w:rsidP="001C606A">
      <w:pPr>
        <w:pStyle w:val="ListParagraph"/>
        <w:numPr>
          <w:ilvl w:val="0"/>
          <w:numId w:val="20"/>
        </w:numPr>
        <w:suppressAutoHyphens/>
        <w:jc w:val="left"/>
        <w:rPr>
          <w:rPrChange w:id="199" w:author="Ramin Miraftabi" w:date="2026-07-07T15:17:00Z" w16du:dateUtc="2026-07-07T13:17:00Z">
            <w:rPr>
              <w:lang w:val="en-US"/>
            </w:rPr>
          </w:rPrChange>
        </w:rPr>
      </w:pPr>
      <w:r w:rsidRPr="00EB10E4">
        <w:rPr>
          <w:rPrChange w:id="200" w:author="Ramin Miraftabi" w:date="2026-07-07T15:17:00Z" w16du:dateUtc="2026-07-07T13:17:00Z">
            <w:rPr>
              <w:lang w:val="en-US"/>
            </w:rPr>
          </w:rPrChange>
        </w:rPr>
        <w:t>Service delivers response to the vessel</w:t>
      </w:r>
    </w:p>
    <w:p w14:paraId="0F6AA960" w14:textId="7B84DA30" w:rsidR="00EE111C" w:rsidRPr="00EB10E4" w:rsidRDefault="00EE111C" w:rsidP="001C606A">
      <w:pPr>
        <w:pStyle w:val="ListParagraph"/>
        <w:numPr>
          <w:ilvl w:val="0"/>
          <w:numId w:val="20"/>
        </w:numPr>
        <w:suppressAutoHyphens/>
        <w:jc w:val="left"/>
        <w:rPr>
          <w:rPrChange w:id="201" w:author="Ramin Miraftabi" w:date="2026-07-07T15:17:00Z" w16du:dateUtc="2026-07-07T13:17:00Z">
            <w:rPr>
              <w:lang w:val="en-US"/>
            </w:rPr>
          </w:rPrChange>
        </w:rPr>
      </w:pPr>
      <w:r w:rsidRPr="00EB10E4">
        <w:rPr>
          <w:rPrChange w:id="202" w:author="Ramin Miraftabi" w:date="2026-07-07T15:17:00Z" w16du:dateUtc="2026-07-07T13:17:00Z">
            <w:rPr>
              <w:lang w:val="en-US"/>
            </w:rPr>
          </w:rPrChange>
        </w:rPr>
        <w:t xml:space="preserve">The vessel </w:t>
      </w:r>
      <w:del w:id="203" w:author="Ramin Miraftabi" w:date="2026-07-07T16:11:00Z" w16du:dateUtc="2026-07-07T14:11:00Z">
        <w:r w:rsidRPr="00EB10E4" w:rsidDel="00C9082F">
          <w:rPr>
            <w:rPrChange w:id="204" w:author="Ramin Miraftabi" w:date="2026-07-07T15:17:00Z" w16du:dateUtc="2026-07-07T13:17:00Z">
              <w:rPr>
                <w:lang w:val="en-US"/>
              </w:rPr>
            </w:rPrChange>
          </w:rPr>
          <w:delText xml:space="preserve">acknowledges </w:delText>
        </w:r>
      </w:del>
      <w:ins w:id="205" w:author="Ramin Miraftabi" w:date="2026-07-07T16:11:00Z" w16du:dateUtc="2026-07-07T14:11:00Z">
        <w:r w:rsidR="00C9082F">
          <w:t>approves</w:t>
        </w:r>
        <w:r w:rsidR="00C9082F" w:rsidRPr="00EB10E4">
          <w:rPr>
            <w:rPrChange w:id="206" w:author="Ramin Miraftabi" w:date="2026-07-07T15:17:00Z" w16du:dateUtc="2026-07-07T13:17:00Z">
              <w:rPr>
                <w:lang w:val="en-US"/>
              </w:rPr>
            </w:rPrChange>
          </w:rPr>
          <w:t xml:space="preserve"> </w:t>
        </w:r>
      </w:ins>
      <w:r w:rsidRPr="00EB10E4">
        <w:rPr>
          <w:rPrChange w:id="207" w:author="Ramin Miraftabi" w:date="2026-07-07T15:17:00Z" w16du:dateUtc="2026-07-07T13:17:00Z">
            <w:rPr>
              <w:lang w:val="en-US"/>
            </w:rPr>
          </w:rPrChange>
        </w:rPr>
        <w:t>planned time of departure and sends response to the VTS or creates new plan [go to step 2]</w:t>
      </w:r>
      <w:ins w:id="208" w:author="Ramin Miraftabi" w:date="2026-09-22T16:47:00Z" w16du:dateUtc="2026-09-22T14:47:00Z">
        <w:r w:rsidR="00FD3B78">
          <w:t xml:space="preserve"> (operational use case 6.1.3)</w:t>
        </w:r>
      </w:ins>
    </w:p>
    <w:p w14:paraId="72CF441B" w14:textId="515F28A3" w:rsidR="00EE111C" w:rsidRPr="00EB10E4" w:rsidDel="00C9082F" w:rsidRDefault="00EE111C" w:rsidP="001C606A">
      <w:pPr>
        <w:pStyle w:val="ListParagraph"/>
        <w:numPr>
          <w:ilvl w:val="0"/>
          <w:numId w:val="20"/>
        </w:numPr>
        <w:suppressAutoHyphens/>
        <w:jc w:val="left"/>
        <w:rPr>
          <w:del w:id="209" w:author="Ramin Miraftabi" w:date="2026-07-07T16:11:00Z" w16du:dateUtc="2026-07-07T14:11:00Z"/>
          <w:rPrChange w:id="210" w:author="Ramin Miraftabi" w:date="2026-07-07T15:17:00Z" w16du:dateUtc="2026-07-07T13:17:00Z">
            <w:rPr>
              <w:del w:id="211" w:author="Ramin Miraftabi" w:date="2026-07-07T16:11:00Z" w16du:dateUtc="2026-07-07T14:11:00Z"/>
              <w:lang w:val="en-US"/>
            </w:rPr>
          </w:rPrChange>
        </w:rPr>
      </w:pPr>
      <w:del w:id="212" w:author="Ramin Miraftabi" w:date="2026-07-07T16:11:00Z" w16du:dateUtc="2026-07-07T14:11:00Z">
        <w:r w:rsidRPr="00EB10E4" w:rsidDel="00C9082F">
          <w:rPr>
            <w:rPrChange w:id="213" w:author="Ramin Miraftabi" w:date="2026-07-07T15:17:00Z" w16du:dateUtc="2026-07-07T13:17:00Z">
              <w:rPr>
                <w:lang w:val="en-US"/>
              </w:rPr>
            </w:rPrChange>
          </w:rPr>
          <w:delText>Berth/anchorage location with planned time of departure are acknowledged by the VTS and sends permission to leave berth/anchorage</w:delText>
        </w:r>
      </w:del>
    </w:p>
    <w:p w14:paraId="3C84FEBE" w14:textId="6E3B44E7" w:rsidR="00C16873" w:rsidRPr="00EB10E4" w:rsidRDefault="00EE111C" w:rsidP="001C606A">
      <w:pPr>
        <w:pStyle w:val="ListParagraph"/>
        <w:numPr>
          <w:ilvl w:val="0"/>
          <w:numId w:val="20"/>
        </w:numPr>
        <w:suppressAutoHyphens/>
        <w:jc w:val="left"/>
        <w:rPr>
          <w:rPrChange w:id="214" w:author="Ramin Miraftabi" w:date="2026-07-07T15:17:00Z" w16du:dateUtc="2026-07-07T13:17:00Z">
            <w:rPr>
              <w:lang w:val="en-US"/>
            </w:rPr>
          </w:rPrChange>
        </w:rPr>
      </w:pPr>
      <w:r w:rsidRPr="00EB10E4">
        <w:rPr>
          <w:rPrChange w:id="215" w:author="Ramin Miraftabi" w:date="2026-07-07T15:17:00Z" w16du:dateUtc="2026-07-07T13:17:00Z">
            <w:rPr>
              <w:lang w:val="en-US"/>
            </w:rPr>
          </w:rPrChange>
        </w:rPr>
        <w:t>The vessel leaves berth/anchorage</w:t>
      </w:r>
    </w:p>
    <w:p w14:paraId="771210EE" w14:textId="77777777" w:rsidR="00E64237" w:rsidRPr="00EB10E4" w:rsidRDefault="00E64237" w:rsidP="00E64237">
      <w:pPr>
        <w:pStyle w:val="BodyText"/>
        <w:rPr>
          <w:rPrChange w:id="216" w:author="Ramin Miraftabi" w:date="2026-07-07T15:17:00Z" w16du:dateUtc="2026-07-07T13:17:00Z">
            <w:rPr>
              <w:lang w:val="en-US"/>
            </w:rPr>
          </w:rPrChange>
        </w:rPr>
      </w:pPr>
    </w:p>
    <w:p w14:paraId="03A091F6" w14:textId="2508D3B3" w:rsidR="00481E83" w:rsidRPr="00EB10E4" w:rsidRDefault="004F6F01" w:rsidP="00E64237">
      <w:pPr>
        <w:pStyle w:val="Heading3"/>
        <w:keepLines/>
        <w:rPr>
          <w:rPrChange w:id="217" w:author="Ramin Miraftabi" w:date="2026-07-07T15:17:00Z" w16du:dateUtc="2026-07-07T13:17:00Z">
            <w:rPr>
              <w:lang w:val="en-US"/>
            </w:rPr>
          </w:rPrChange>
        </w:rPr>
      </w:pPr>
      <w:bookmarkStart w:id="218" w:name="_Toc196547460"/>
      <w:r w:rsidRPr="00EB10E4">
        <w:rPr>
          <w:rPrChange w:id="219" w:author="Ramin Miraftabi" w:date="2026-07-07T15:17:00Z" w16du:dateUtc="2026-07-07T13:17:00Z">
            <w:rPr>
              <w:lang w:val="en-US"/>
            </w:rPr>
          </w:rPrChange>
        </w:rPr>
        <w:t>Use Case 2 – Entering, leaving or passing through VTS area</w:t>
      </w:r>
      <w:bookmarkEnd w:id="218"/>
    </w:p>
    <w:p w14:paraId="61183CAD" w14:textId="77777777" w:rsidR="007165B8" w:rsidRPr="00EB10E4" w:rsidRDefault="007165B8" w:rsidP="00E64237">
      <w:pPr>
        <w:pStyle w:val="ListParagraph"/>
        <w:keepLines/>
        <w:numPr>
          <w:ilvl w:val="0"/>
          <w:numId w:val="21"/>
        </w:numPr>
        <w:suppressAutoHyphens/>
        <w:jc w:val="left"/>
        <w:rPr>
          <w:rPrChange w:id="220" w:author="Ramin Miraftabi" w:date="2026-07-07T15:17:00Z" w16du:dateUtc="2026-07-07T13:17:00Z">
            <w:rPr>
              <w:lang w:val="en-US"/>
            </w:rPr>
          </w:rPrChange>
        </w:rPr>
      </w:pPr>
      <w:bookmarkStart w:id="221" w:name="_Hlk146193039"/>
      <w:r w:rsidRPr="00EB10E4">
        <w:rPr>
          <w:rPrChange w:id="222" w:author="Ramin Miraftabi" w:date="2026-07-07T15:17:00Z" w16du:dateUtc="2026-07-07T13:17:00Z">
            <w:rPr>
              <w:lang w:val="en-US"/>
            </w:rPr>
          </w:rPrChange>
        </w:rPr>
        <w:t xml:space="preserve">Vessel is about to enter or pass through the VTS area </w:t>
      </w:r>
      <w:bookmarkEnd w:id="221"/>
    </w:p>
    <w:p w14:paraId="79DC98FA" w14:textId="77777777" w:rsidR="007165B8" w:rsidRPr="00EB10E4" w:rsidRDefault="007165B8" w:rsidP="00E64237">
      <w:pPr>
        <w:pStyle w:val="ListParagraph"/>
        <w:keepLines/>
        <w:numPr>
          <w:ilvl w:val="0"/>
          <w:numId w:val="21"/>
        </w:numPr>
        <w:suppressAutoHyphens/>
        <w:jc w:val="left"/>
        <w:rPr>
          <w:rPrChange w:id="223" w:author="Ramin Miraftabi" w:date="2026-07-07T15:17:00Z" w16du:dateUtc="2026-07-07T13:17:00Z">
            <w:rPr>
              <w:lang w:val="en-US"/>
            </w:rPr>
          </w:rPrChange>
        </w:rPr>
      </w:pPr>
      <w:r w:rsidRPr="00EB10E4">
        <w:rPr>
          <w:rPrChange w:id="224" w:author="Ramin Miraftabi" w:date="2026-07-07T15:17:00Z" w16du:dateUtc="2026-07-07T13:17:00Z">
            <w:rPr>
              <w:lang w:val="en-US"/>
            </w:rPr>
          </w:rPrChange>
        </w:rPr>
        <w:t>The vessel sends message with estimated or planned time of arrival in VTS area through its system to the service and requests permission to proceed through the VTS area from the service</w:t>
      </w:r>
    </w:p>
    <w:p w14:paraId="1EE5B0C0" w14:textId="0808A5FC" w:rsidR="007165B8" w:rsidRPr="00EB10E4" w:rsidRDefault="007165B8" w:rsidP="00E64237">
      <w:pPr>
        <w:pStyle w:val="ListParagraph"/>
        <w:keepLines/>
        <w:numPr>
          <w:ilvl w:val="0"/>
          <w:numId w:val="21"/>
        </w:numPr>
        <w:suppressAutoHyphens/>
        <w:jc w:val="left"/>
        <w:rPr>
          <w:rPrChange w:id="225" w:author="Ramin Miraftabi" w:date="2026-07-07T15:17:00Z" w16du:dateUtc="2026-07-07T13:17:00Z">
            <w:rPr>
              <w:lang w:val="en-US"/>
            </w:rPr>
          </w:rPrChange>
        </w:rPr>
      </w:pPr>
      <w:r w:rsidRPr="00EB10E4">
        <w:rPr>
          <w:rPrChange w:id="226" w:author="Ramin Miraftabi" w:date="2026-07-07T15:17:00Z" w16du:dateUtc="2026-07-07T13:17:00Z">
            <w:rPr>
              <w:lang w:val="en-US"/>
            </w:rPr>
          </w:rPrChange>
        </w:rPr>
        <w:t xml:space="preserve">If vessel's planned route and schedule is suitable, then VTS </w:t>
      </w:r>
      <w:del w:id="227" w:author="Ramin Miraftabi" w:date="2026-07-07T16:15:00Z" w16du:dateUtc="2026-07-07T14:15:00Z">
        <w:r w:rsidRPr="00EB10E4" w:rsidDel="00C9082F">
          <w:rPr>
            <w:rPrChange w:id="228" w:author="Ramin Miraftabi" w:date="2026-07-07T15:17:00Z" w16du:dateUtc="2026-07-07T13:17:00Z">
              <w:rPr>
                <w:lang w:val="en-US"/>
              </w:rPr>
            </w:rPrChange>
          </w:rPr>
          <w:delText>send acknowledgement</w:delText>
        </w:r>
      </w:del>
      <w:ins w:id="229" w:author="Ramin Miraftabi" w:date="2026-07-07T16:15:00Z" w16du:dateUtc="2026-07-07T14:15:00Z">
        <w:r w:rsidR="00C9082F">
          <w:t>gives traffic clearance to vessel</w:t>
        </w:r>
      </w:ins>
      <w:r w:rsidRPr="00EB10E4">
        <w:rPr>
          <w:rPrChange w:id="230" w:author="Ramin Miraftabi" w:date="2026-07-07T15:17:00Z" w16du:dateUtc="2026-07-07T13:17:00Z">
            <w:rPr>
              <w:lang w:val="en-US"/>
            </w:rPr>
          </w:rPrChange>
        </w:rPr>
        <w:t xml:space="preserve"> [go to step 7]</w:t>
      </w:r>
    </w:p>
    <w:p w14:paraId="6CBA6806" w14:textId="77777777" w:rsidR="007165B8" w:rsidRPr="00EB10E4" w:rsidRDefault="007165B8" w:rsidP="001C606A">
      <w:pPr>
        <w:pStyle w:val="ListParagraph"/>
        <w:numPr>
          <w:ilvl w:val="0"/>
          <w:numId w:val="21"/>
        </w:numPr>
        <w:suppressAutoHyphens/>
        <w:jc w:val="left"/>
        <w:rPr>
          <w:rPrChange w:id="231" w:author="Ramin Miraftabi" w:date="2026-07-07T15:17:00Z" w16du:dateUtc="2026-07-07T13:17:00Z">
            <w:rPr>
              <w:lang w:val="en-US"/>
            </w:rPr>
          </w:rPrChange>
        </w:rPr>
      </w:pPr>
      <w:r w:rsidRPr="00EB10E4">
        <w:rPr>
          <w:rPrChange w:id="232" w:author="Ramin Miraftabi" w:date="2026-07-07T15:17:00Z" w16du:dateUtc="2026-07-07T13:17:00Z">
            <w:rPr>
              <w:lang w:val="en-US"/>
            </w:rPr>
          </w:rPrChange>
        </w:rPr>
        <w:t>If vessel's planned route or schedule is not suitable, VTS sends denial or a requested time of arrival to the vessel through the service</w:t>
      </w:r>
    </w:p>
    <w:p w14:paraId="4635A9D0" w14:textId="77777777" w:rsidR="007165B8" w:rsidRPr="00EB10E4" w:rsidRDefault="007165B8" w:rsidP="001C606A">
      <w:pPr>
        <w:pStyle w:val="ListParagraph"/>
        <w:numPr>
          <w:ilvl w:val="0"/>
          <w:numId w:val="21"/>
        </w:numPr>
        <w:suppressAutoHyphens/>
        <w:jc w:val="left"/>
        <w:rPr>
          <w:rPrChange w:id="233" w:author="Ramin Miraftabi" w:date="2026-07-07T15:17:00Z" w16du:dateUtc="2026-07-07T13:17:00Z">
            <w:rPr>
              <w:lang w:val="en-US"/>
            </w:rPr>
          </w:rPrChange>
        </w:rPr>
      </w:pPr>
      <w:r w:rsidRPr="00EB10E4">
        <w:rPr>
          <w:rPrChange w:id="234" w:author="Ramin Miraftabi" w:date="2026-07-07T15:17:00Z" w16du:dateUtc="2026-07-07T13:17:00Z">
            <w:rPr>
              <w:lang w:val="en-US"/>
            </w:rPr>
          </w:rPrChange>
        </w:rPr>
        <w:t>Service delivers response to the vessel</w:t>
      </w:r>
    </w:p>
    <w:p w14:paraId="13C05F51" w14:textId="200B46B4" w:rsidR="007165B8" w:rsidRPr="00EB10E4" w:rsidRDefault="007165B8" w:rsidP="001C606A">
      <w:pPr>
        <w:pStyle w:val="ListParagraph"/>
        <w:numPr>
          <w:ilvl w:val="0"/>
          <w:numId w:val="21"/>
        </w:numPr>
        <w:suppressAutoHyphens/>
        <w:jc w:val="left"/>
        <w:rPr>
          <w:rPrChange w:id="235" w:author="Ramin Miraftabi" w:date="2026-07-07T15:17:00Z" w16du:dateUtc="2026-07-07T13:17:00Z">
            <w:rPr>
              <w:lang w:val="en-US"/>
            </w:rPr>
          </w:rPrChange>
        </w:rPr>
      </w:pPr>
      <w:r w:rsidRPr="00EB10E4">
        <w:rPr>
          <w:rPrChange w:id="236" w:author="Ramin Miraftabi" w:date="2026-07-07T15:17:00Z" w16du:dateUtc="2026-07-07T13:17:00Z">
            <w:rPr>
              <w:lang w:val="en-US"/>
            </w:rPr>
          </w:rPrChange>
        </w:rPr>
        <w:t xml:space="preserve">The vessel </w:t>
      </w:r>
      <w:del w:id="237" w:author="Ramin Miraftabi" w:date="2026-07-07T16:16:00Z" w16du:dateUtc="2026-07-07T14:16:00Z">
        <w:r w:rsidRPr="00EB10E4" w:rsidDel="00C9082F">
          <w:rPr>
            <w:rPrChange w:id="238" w:author="Ramin Miraftabi" w:date="2026-07-07T15:17:00Z" w16du:dateUtc="2026-07-07T13:17:00Z">
              <w:rPr>
                <w:lang w:val="en-US"/>
              </w:rPr>
            </w:rPrChange>
          </w:rPr>
          <w:delText xml:space="preserve">acknowledges </w:delText>
        </w:r>
      </w:del>
      <w:ins w:id="239" w:author="Ramin Miraftabi" w:date="2026-07-07T16:16:00Z" w16du:dateUtc="2026-07-07T14:16:00Z">
        <w:r w:rsidR="00C9082F">
          <w:t>approves</w:t>
        </w:r>
        <w:r w:rsidR="00C9082F" w:rsidRPr="00EB10E4">
          <w:rPr>
            <w:rPrChange w:id="240" w:author="Ramin Miraftabi" w:date="2026-07-07T15:17:00Z" w16du:dateUtc="2026-07-07T13:17:00Z">
              <w:rPr>
                <w:lang w:val="en-US"/>
              </w:rPr>
            </w:rPrChange>
          </w:rPr>
          <w:t xml:space="preserve"> </w:t>
        </w:r>
      </w:ins>
      <w:r w:rsidRPr="00EB10E4">
        <w:rPr>
          <w:rPrChange w:id="241" w:author="Ramin Miraftabi" w:date="2026-07-07T15:17:00Z" w16du:dateUtc="2026-07-07T13:17:00Z">
            <w:rPr>
              <w:lang w:val="en-US"/>
            </w:rPr>
          </w:rPrChange>
        </w:rPr>
        <w:t>planned time of arrival and sends response to the VTS or creates new plan [go to step 2]</w:t>
      </w:r>
    </w:p>
    <w:p w14:paraId="5615563B" w14:textId="29792395" w:rsidR="007165B8" w:rsidRPr="00EB10E4" w:rsidDel="00C9082F" w:rsidRDefault="007165B8" w:rsidP="001C606A">
      <w:pPr>
        <w:pStyle w:val="ListParagraph"/>
        <w:numPr>
          <w:ilvl w:val="0"/>
          <w:numId w:val="21"/>
        </w:numPr>
        <w:suppressAutoHyphens/>
        <w:jc w:val="left"/>
        <w:rPr>
          <w:del w:id="242" w:author="Ramin Miraftabi" w:date="2026-07-07T16:17:00Z" w16du:dateUtc="2026-07-07T14:17:00Z"/>
          <w:rPrChange w:id="243" w:author="Ramin Miraftabi" w:date="2026-07-07T15:17:00Z" w16du:dateUtc="2026-07-07T13:17:00Z">
            <w:rPr>
              <w:del w:id="244" w:author="Ramin Miraftabi" w:date="2026-07-07T16:17:00Z" w16du:dateUtc="2026-07-07T14:17:00Z"/>
              <w:lang w:val="en-US"/>
            </w:rPr>
          </w:rPrChange>
        </w:rPr>
      </w:pPr>
      <w:bookmarkStart w:id="245" w:name="_Hlk146185398"/>
      <w:del w:id="246" w:author="Ramin Miraftabi" w:date="2026-07-07T16:17:00Z" w16du:dateUtc="2026-07-07T14:17:00Z">
        <w:r w:rsidRPr="00EB10E4" w:rsidDel="00C9082F">
          <w:rPr>
            <w:rPrChange w:id="247" w:author="Ramin Miraftabi" w:date="2026-07-07T15:17:00Z" w16du:dateUtc="2026-07-07T13:17:00Z">
              <w:rPr>
                <w:lang w:val="en-US"/>
              </w:rPr>
            </w:rPrChange>
          </w:rPr>
          <w:delText>Route with planned time of arrival are acknowledged by the VTS and sends permission to proceed through the VTS area</w:delText>
        </w:r>
        <w:bookmarkEnd w:id="245"/>
      </w:del>
    </w:p>
    <w:p w14:paraId="0B99EAEE" w14:textId="77777777" w:rsidR="007165B8" w:rsidRPr="00EB10E4" w:rsidRDefault="007165B8" w:rsidP="001C606A">
      <w:pPr>
        <w:pStyle w:val="ListParagraph"/>
        <w:numPr>
          <w:ilvl w:val="0"/>
          <w:numId w:val="21"/>
        </w:numPr>
        <w:suppressAutoHyphens/>
        <w:jc w:val="left"/>
        <w:rPr>
          <w:rPrChange w:id="248" w:author="Ramin Miraftabi" w:date="2026-07-07T15:17:00Z" w16du:dateUtc="2026-07-07T13:17:00Z">
            <w:rPr>
              <w:lang w:val="en-US"/>
            </w:rPr>
          </w:rPrChange>
        </w:rPr>
      </w:pPr>
      <w:r w:rsidRPr="00EB10E4">
        <w:rPr>
          <w:rPrChange w:id="249" w:author="Ramin Miraftabi" w:date="2026-07-07T15:17:00Z" w16du:dateUtc="2026-07-07T13:17:00Z">
            <w:rPr>
              <w:lang w:val="en-US"/>
            </w:rPr>
          </w:rPrChange>
        </w:rPr>
        <w:t>The vessel enters the VTS area</w:t>
      </w:r>
    </w:p>
    <w:p w14:paraId="0A329082" w14:textId="4325A19A" w:rsidR="004F6F01" w:rsidRPr="00EB10E4" w:rsidRDefault="002F288E" w:rsidP="007165B8">
      <w:pPr>
        <w:pStyle w:val="Heading3"/>
        <w:rPr>
          <w:rPrChange w:id="250" w:author="Ramin Miraftabi" w:date="2026-07-07T15:17:00Z" w16du:dateUtc="2026-07-07T13:17:00Z">
            <w:rPr>
              <w:lang w:val="en-US"/>
            </w:rPr>
          </w:rPrChange>
        </w:rPr>
      </w:pPr>
      <w:bookmarkStart w:id="251" w:name="_Toc196547461"/>
      <w:r w:rsidRPr="00EB10E4">
        <w:rPr>
          <w:rPrChange w:id="252" w:author="Ramin Miraftabi" w:date="2026-07-07T15:17:00Z" w16du:dateUtc="2026-07-07T13:17:00Z">
            <w:rPr>
              <w:lang w:val="en-US"/>
            </w:rPr>
          </w:rPrChange>
        </w:rPr>
        <w:t>Use Case 3 - Arriving vessels taking berth</w:t>
      </w:r>
      <w:bookmarkEnd w:id="251"/>
    </w:p>
    <w:p w14:paraId="1231C580" w14:textId="77777777" w:rsidR="003E3245" w:rsidRPr="00EB10E4" w:rsidRDefault="003E3245" w:rsidP="001C606A">
      <w:pPr>
        <w:pStyle w:val="ListParagraph"/>
        <w:numPr>
          <w:ilvl w:val="0"/>
          <w:numId w:val="22"/>
        </w:numPr>
        <w:suppressAutoHyphens/>
        <w:jc w:val="left"/>
        <w:rPr>
          <w:rPrChange w:id="253" w:author="Ramin Miraftabi" w:date="2026-07-07T15:17:00Z" w16du:dateUtc="2026-07-07T13:17:00Z">
            <w:rPr>
              <w:lang w:val="en-US"/>
            </w:rPr>
          </w:rPrChange>
        </w:rPr>
      </w:pPr>
      <w:r w:rsidRPr="00EB10E4">
        <w:rPr>
          <w:rPrChange w:id="254" w:author="Ramin Miraftabi" w:date="2026-07-07T15:17:00Z" w16du:dateUtc="2026-07-07T13:17:00Z">
            <w:rPr>
              <w:lang w:val="en-US"/>
            </w:rPr>
          </w:rPrChange>
        </w:rPr>
        <w:t xml:space="preserve">Vessel is about to enter the VTS area </w:t>
      </w:r>
    </w:p>
    <w:p w14:paraId="1A728B2E" w14:textId="77777777" w:rsidR="003E3245" w:rsidRPr="00EB10E4" w:rsidRDefault="003E3245" w:rsidP="001C606A">
      <w:pPr>
        <w:pStyle w:val="ListParagraph"/>
        <w:numPr>
          <w:ilvl w:val="0"/>
          <w:numId w:val="22"/>
        </w:numPr>
        <w:suppressAutoHyphens/>
        <w:jc w:val="left"/>
        <w:rPr>
          <w:rPrChange w:id="255" w:author="Ramin Miraftabi" w:date="2026-07-07T15:17:00Z" w16du:dateUtc="2026-07-07T13:17:00Z">
            <w:rPr>
              <w:lang w:val="en-US"/>
            </w:rPr>
          </w:rPrChange>
        </w:rPr>
      </w:pPr>
      <w:r w:rsidRPr="00EB10E4">
        <w:rPr>
          <w:rPrChange w:id="256" w:author="Ramin Miraftabi" w:date="2026-07-07T15:17:00Z" w16du:dateUtc="2026-07-07T13:17:00Z">
            <w:rPr>
              <w:lang w:val="en-US"/>
            </w:rPr>
          </w:rPrChange>
        </w:rPr>
        <w:t>The vessel sends message (estimated or planned time of arrival at berth location) through its system to the service and requests permission to proceed to the predefined berth from the service</w:t>
      </w:r>
    </w:p>
    <w:p w14:paraId="375228B9" w14:textId="38CBD037" w:rsidR="003E3245" w:rsidRPr="00EB10E4" w:rsidRDefault="003E3245" w:rsidP="001C606A">
      <w:pPr>
        <w:pStyle w:val="ListParagraph"/>
        <w:numPr>
          <w:ilvl w:val="0"/>
          <w:numId w:val="22"/>
        </w:numPr>
        <w:suppressAutoHyphens/>
        <w:jc w:val="left"/>
        <w:rPr>
          <w:rPrChange w:id="257" w:author="Ramin Miraftabi" w:date="2026-07-07T15:17:00Z" w16du:dateUtc="2026-07-07T13:17:00Z">
            <w:rPr>
              <w:lang w:val="en-US"/>
            </w:rPr>
          </w:rPrChange>
        </w:rPr>
      </w:pPr>
      <w:r w:rsidRPr="00EB10E4">
        <w:rPr>
          <w:rPrChange w:id="258" w:author="Ramin Miraftabi" w:date="2026-07-07T15:17:00Z" w16du:dateUtc="2026-07-07T13:17:00Z">
            <w:rPr>
              <w:lang w:val="en-US"/>
            </w:rPr>
          </w:rPrChange>
        </w:rPr>
        <w:t xml:space="preserve">If vessel's planned route and estimated or planned time of arrival is suitable, then VTS </w:t>
      </w:r>
      <w:del w:id="259" w:author="Ramin Miraftabi" w:date="2026-07-07T16:17:00Z" w16du:dateUtc="2026-07-07T14:17:00Z">
        <w:r w:rsidRPr="00EB10E4" w:rsidDel="00C9082F">
          <w:rPr>
            <w:rPrChange w:id="260" w:author="Ramin Miraftabi" w:date="2026-07-07T15:17:00Z" w16du:dateUtc="2026-07-07T13:17:00Z">
              <w:rPr>
                <w:lang w:val="en-US"/>
              </w:rPr>
            </w:rPrChange>
          </w:rPr>
          <w:delText>send acknowledgement</w:delText>
        </w:r>
      </w:del>
      <w:ins w:id="261" w:author="Ramin Miraftabi" w:date="2026-07-07T16:17:00Z" w16du:dateUtc="2026-07-07T14:17:00Z">
        <w:r w:rsidR="00C9082F">
          <w:t>gives traffic clearance to vessel</w:t>
        </w:r>
      </w:ins>
      <w:r w:rsidRPr="00EB10E4">
        <w:rPr>
          <w:rPrChange w:id="262" w:author="Ramin Miraftabi" w:date="2026-07-07T15:17:00Z" w16du:dateUtc="2026-07-07T13:17:00Z">
            <w:rPr>
              <w:lang w:val="en-US"/>
            </w:rPr>
          </w:rPrChange>
        </w:rPr>
        <w:t xml:space="preserve"> [go to 7]</w:t>
      </w:r>
    </w:p>
    <w:p w14:paraId="65F0FFD8" w14:textId="77777777" w:rsidR="003E3245" w:rsidRPr="00EB10E4" w:rsidRDefault="003E3245" w:rsidP="001C606A">
      <w:pPr>
        <w:pStyle w:val="ListParagraph"/>
        <w:numPr>
          <w:ilvl w:val="0"/>
          <w:numId w:val="22"/>
        </w:numPr>
        <w:suppressAutoHyphens/>
        <w:jc w:val="left"/>
        <w:rPr>
          <w:rPrChange w:id="263" w:author="Ramin Miraftabi" w:date="2026-07-07T15:17:00Z" w16du:dateUtc="2026-07-07T13:17:00Z">
            <w:rPr>
              <w:lang w:val="en-US"/>
            </w:rPr>
          </w:rPrChange>
        </w:rPr>
      </w:pPr>
      <w:r w:rsidRPr="00EB10E4">
        <w:rPr>
          <w:rPrChange w:id="264" w:author="Ramin Miraftabi" w:date="2026-07-07T15:17:00Z" w16du:dateUtc="2026-07-07T13:17:00Z">
            <w:rPr>
              <w:lang w:val="en-US"/>
            </w:rPr>
          </w:rPrChange>
        </w:rPr>
        <w:t>If vessel's planned route or estimated or planned time of arrival is not suitable, VTS sends denial or a requested time of arrival to the vessel through the service</w:t>
      </w:r>
    </w:p>
    <w:p w14:paraId="6993FBF9" w14:textId="77777777" w:rsidR="003E3245" w:rsidRPr="00EB10E4" w:rsidRDefault="003E3245" w:rsidP="001C606A">
      <w:pPr>
        <w:pStyle w:val="ListParagraph"/>
        <w:numPr>
          <w:ilvl w:val="0"/>
          <w:numId w:val="22"/>
        </w:numPr>
        <w:suppressAutoHyphens/>
        <w:spacing w:after="200" w:line="276" w:lineRule="auto"/>
        <w:jc w:val="left"/>
        <w:rPr>
          <w:rPrChange w:id="265" w:author="Ramin Miraftabi" w:date="2026-07-07T15:17:00Z" w16du:dateUtc="2026-07-07T13:17:00Z">
            <w:rPr>
              <w:lang w:val="en-US"/>
            </w:rPr>
          </w:rPrChange>
        </w:rPr>
      </w:pPr>
      <w:r w:rsidRPr="00EB10E4">
        <w:rPr>
          <w:rPrChange w:id="266" w:author="Ramin Miraftabi" w:date="2026-07-07T15:17:00Z" w16du:dateUtc="2026-07-07T13:17:00Z">
            <w:rPr>
              <w:lang w:val="en-US"/>
            </w:rPr>
          </w:rPrChange>
        </w:rPr>
        <w:t>Service delivers response to the vessel</w:t>
      </w:r>
    </w:p>
    <w:p w14:paraId="6D367EFC" w14:textId="1BF2C26A" w:rsidR="003E3245" w:rsidRPr="00EB10E4" w:rsidRDefault="003E3245" w:rsidP="001C606A">
      <w:pPr>
        <w:pStyle w:val="ListParagraph"/>
        <w:numPr>
          <w:ilvl w:val="0"/>
          <w:numId w:val="22"/>
        </w:numPr>
        <w:suppressAutoHyphens/>
        <w:jc w:val="left"/>
        <w:rPr>
          <w:rPrChange w:id="267" w:author="Ramin Miraftabi" w:date="2026-07-07T15:17:00Z" w16du:dateUtc="2026-07-07T13:17:00Z">
            <w:rPr>
              <w:lang w:val="en-US"/>
            </w:rPr>
          </w:rPrChange>
        </w:rPr>
      </w:pPr>
      <w:r w:rsidRPr="00EB10E4">
        <w:rPr>
          <w:rPrChange w:id="268" w:author="Ramin Miraftabi" w:date="2026-07-07T15:17:00Z" w16du:dateUtc="2026-07-07T13:17:00Z">
            <w:rPr>
              <w:lang w:val="en-US"/>
            </w:rPr>
          </w:rPrChange>
        </w:rPr>
        <w:t xml:space="preserve">The vessel </w:t>
      </w:r>
      <w:del w:id="269" w:author="Ramin Miraftabi" w:date="2026-07-07T16:17:00Z" w16du:dateUtc="2026-07-07T14:17:00Z">
        <w:r w:rsidRPr="00EB10E4" w:rsidDel="00C9082F">
          <w:rPr>
            <w:rPrChange w:id="270" w:author="Ramin Miraftabi" w:date="2026-07-07T15:17:00Z" w16du:dateUtc="2026-07-07T13:17:00Z">
              <w:rPr>
                <w:lang w:val="en-US"/>
              </w:rPr>
            </w:rPrChange>
          </w:rPr>
          <w:delText xml:space="preserve">acknowledges </w:delText>
        </w:r>
      </w:del>
      <w:ins w:id="271" w:author="Ramin Miraftabi" w:date="2026-07-07T16:17:00Z" w16du:dateUtc="2026-07-07T14:17:00Z">
        <w:r w:rsidR="00C9082F">
          <w:t>approves</w:t>
        </w:r>
        <w:r w:rsidR="00C9082F" w:rsidRPr="00EB10E4">
          <w:rPr>
            <w:rPrChange w:id="272" w:author="Ramin Miraftabi" w:date="2026-07-07T15:17:00Z" w16du:dateUtc="2026-07-07T13:17:00Z">
              <w:rPr>
                <w:lang w:val="en-US"/>
              </w:rPr>
            </w:rPrChange>
          </w:rPr>
          <w:t xml:space="preserve"> </w:t>
        </w:r>
      </w:ins>
      <w:r w:rsidRPr="00EB10E4">
        <w:rPr>
          <w:rPrChange w:id="273" w:author="Ramin Miraftabi" w:date="2026-07-07T15:17:00Z" w16du:dateUtc="2026-07-07T13:17:00Z">
            <w:rPr>
              <w:lang w:val="en-US"/>
            </w:rPr>
          </w:rPrChange>
        </w:rPr>
        <w:t>planned time of arrival and sends response to the VTS or creates new plan [go to step 2]</w:t>
      </w:r>
    </w:p>
    <w:p w14:paraId="5EB2693B" w14:textId="79518C95" w:rsidR="003E3245" w:rsidRPr="00EB10E4" w:rsidDel="00C9082F" w:rsidRDefault="003E3245" w:rsidP="001C606A">
      <w:pPr>
        <w:pStyle w:val="ListParagraph"/>
        <w:numPr>
          <w:ilvl w:val="0"/>
          <w:numId w:val="22"/>
        </w:numPr>
        <w:suppressAutoHyphens/>
        <w:jc w:val="left"/>
        <w:rPr>
          <w:del w:id="274" w:author="Ramin Miraftabi" w:date="2026-07-07T16:18:00Z" w16du:dateUtc="2026-07-07T14:18:00Z"/>
          <w:rPrChange w:id="275" w:author="Ramin Miraftabi" w:date="2026-07-07T15:17:00Z" w16du:dateUtc="2026-07-07T13:17:00Z">
            <w:rPr>
              <w:del w:id="276" w:author="Ramin Miraftabi" w:date="2026-07-07T16:18:00Z" w16du:dateUtc="2026-07-07T14:18:00Z"/>
              <w:lang w:val="en-US"/>
            </w:rPr>
          </w:rPrChange>
        </w:rPr>
      </w:pPr>
      <w:del w:id="277" w:author="Ramin Miraftabi" w:date="2026-07-07T16:18:00Z" w16du:dateUtc="2026-07-07T14:18:00Z">
        <w:r w:rsidRPr="00EB10E4" w:rsidDel="00C9082F">
          <w:rPr>
            <w:rPrChange w:id="278" w:author="Ramin Miraftabi" w:date="2026-07-07T15:17:00Z" w16du:dateUtc="2026-07-07T13:17:00Z">
              <w:rPr>
                <w:lang w:val="en-US"/>
              </w:rPr>
            </w:rPrChange>
          </w:rPr>
          <w:delText xml:space="preserve">Berth location with planned time of arrival are acknowledged by the VTS and sends permission to proceed to berth </w:delText>
        </w:r>
      </w:del>
    </w:p>
    <w:p w14:paraId="7D7BD49F" w14:textId="77777777" w:rsidR="003E3245" w:rsidRPr="00EB10E4" w:rsidRDefault="003E3245" w:rsidP="001C606A">
      <w:pPr>
        <w:pStyle w:val="ListParagraph"/>
        <w:numPr>
          <w:ilvl w:val="0"/>
          <w:numId w:val="22"/>
        </w:numPr>
        <w:suppressAutoHyphens/>
        <w:jc w:val="left"/>
        <w:rPr>
          <w:rPrChange w:id="279" w:author="Ramin Miraftabi" w:date="2026-07-07T15:17:00Z" w16du:dateUtc="2026-07-07T13:17:00Z">
            <w:rPr>
              <w:lang w:val="en-US"/>
            </w:rPr>
          </w:rPrChange>
        </w:rPr>
      </w:pPr>
      <w:r w:rsidRPr="00EB10E4">
        <w:rPr>
          <w:rPrChange w:id="280" w:author="Ramin Miraftabi" w:date="2026-07-07T15:17:00Z" w16du:dateUtc="2026-07-07T13:17:00Z">
            <w:rPr>
              <w:lang w:val="en-US"/>
            </w:rPr>
          </w:rPrChange>
        </w:rPr>
        <w:t>The vessel enters the VTS area</w:t>
      </w:r>
    </w:p>
    <w:p w14:paraId="3DAB7478" w14:textId="25B3841F" w:rsidR="002F288E" w:rsidRPr="00EB10E4" w:rsidRDefault="001C5CD9" w:rsidP="003E3245">
      <w:pPr>
        <w:pStyle w:val="Heading3"/>
        <w:rPr>
          <w:rPrChange w:id="281" w:author="Ramin Miraftabi" w:date="2026-07-07T15:17:00Z" w16du:dateUtc="2026-07-07T13:17:00Z">
            <w:rPr>
              <w:lang w:val="en-US"/>
            </w:rPr>
          </w:rPrChange>
        </w:rPr>
      </w:pPr>
      <w:bookmarkStart w:id="282" w:name="_Toc196547462"/>
      <w:r w:rsidRPr="00EB10E4">
        <w:rPr>
          <w:rPrChange w:id="283" w:author="Ramin Miraftabi" w:date="2026-07-07T15:17:00Z" w16du:dateUtc="2026-07-07T13:17:00Z">
            <w:rPr>
              <w:lang w:val="en-US"/>
            </w:rPr>
          </w:rPrChange>
        </w:rPr>
        <w:t>Use Case 4 – Arriving vessel heading for anchorage</w:t>
      </w:r>
      <w:bookmarkEnd w:id="282"/>
    </w:p>
    <w:p w14:paraId="60B61303" w14:textId="77777777" w:rsidR="004208B1" w:rsidRPr="00EB10E4" w:rsidRDefault="004208B1" w:rsidP="001C606A">
      <w:pPr>
        <w:pStyle w:val="ListParagraph"/>
        <w:numPr>
          <w:ilvl w:val="0"/>
          <w:numId w:val="23"/>
        </w:numPr>
        <w:suppressAutoHyphens/>
        <w:jc w:val="left"/>
        <w:rPr>
          <w:rPrChange w:id="284" w:author="Ramin Miraftabi" w:date="2026-07-07T15:17:00Z" w16du:dateUtc="2026-07-07T13:17:00Z">
            <w:rPr>
              <w:lang w:val="en-US"/>
            </w:rPr>
          </w:rPrChange>
        </w:rPr>
      </w:pPr>
      <w:r w:rsidRPr="00EB10E4">
        <w:rPr>
          <w:rPrChange w:id="285" w:author="Ramin Miraftabi" w:date="2026-07-07T15:17:00Z" w16du:dateUtc="2026-07-07T13:17:00Z">
            <w:rPr>
              <w:lang w:val="en-US"/>
            </w:rPr>
          </w:rPrChange>
        </w:rPr>
        <w:t xml:space="preserve">Vessel is about to enter the VTS area </w:t>
      </w:r>
    </w:p>
    <w:p w14:paraId="4404508D" w14:textId="77777777" w:rsidR="004208B1" w:rsidRPr="00EB10E4" w:rsidRDefault="004208B1" w:rsidP="001C606A">
      <w:pPr>
        <w:pStyle w:val="ListParagraph"/>
        <w:numPr>
          <w:ilvl w:val="0"/>
          <w:numId w:val="23"/>
        </w:numPr>
        <w:suppressAutoHyphens/>
        <w:jc w:val="left"/>
        <w:rPr>
          <w:rPrChange w:id="286" w:author="Ramin Miraftabi" w:date="2026-07-07T15:17:00Z" w16du:dateUtc="2026-07-07T13:17:00Z">
            <w:rPr>
              <w:lang w:val="en-US"/>
            </w:rPr>
          </w:rPrChange>
        </w:rPr>
      </w:pPr>
      <w:r w:rsidRPr="00EB10E4">
        <w:rPr>
          <w:rPrChange w:id="287" w:author="Ramin Miraftabi" w:date="2026-07-07T15:17:00Z" w16du:dateUtc="2026-07-07T13:17:00Z">
            <w:rPr>
              <w:lang w:val="en-US"/>
            </w:rPr>
          </w:rPrChange>
        </w:rPr>
        <w:t>The vessel sends message (estimated or planned time of arrival at anchorage location) through its system to the service and requests permission to proceed to the predefined anchorage from the service</w:t>
      </w:r>
    </w:p>
    <w:p w14:paraId="749311BA" w14:textId="629488D8" w:rsidR="004208B1" w:rsidRPr="00EB10E4" w:rsidRDefault="004208B1" w:rsidP="001C606A">
      <w:pPr>
        <w:pStyle w:val="ListParagraph"/>
        <w:numPr>
          <w:ilvl w:val="0"/>
          <w:numId w:val="23"/>
        </w:numPr>
        <w:suppressAutoHyphens/>
        <w:jc w:val="left"/>
        <w:rPr>
          <w:rPrChange w:id="288" w:author="Ramin Miraftabi" w:date="2026-07-07T15:17:00Z" w16du:dateUtc="2026-07-07T13:17:00Z">
            <w:rPr>
              <w:lang w:val="en-US"/>
            </w:rPr>
          </w:rPrChange>
        </w:rPr>
      </w:pPr>
      <w:r w:rsidRPr="00EB10E4">
        <w:rPr>
          <w:rPrChange w:id="289" w:author="Ramin Miraftabi" w:date="2026-07-07T15:17:00Z" w16du:dateUtc="2026-07-07T13:17:00Z">
            <w:rPr>
              <w:lang w:val="en-US"/>
            </w:rPr>
          </w:rPrChange>
        </w:rPr>
        <w:t xml:space="preserve">If vessel's planned route and estimated or planned time of arrival is suitable, then VTS </w:t>
      </w:r>
      <w:del w:id="290" w:author="Ramin Miraftabi" w:date="2026-07-07T16:18:00Z" w16du:dateUtc="2026-07-07T14:18:00Z">
        <w:r w:rsidRPr="00EB10E4" w:rsidDel="00C9082F">
          <w:rPr>
            <w:rPrChange w:id="291" w:author="Ramin Miraftabi" w:date="2026-07-07T15:17:00Z" w16du:dateUtc="2026-07-07T13:17:00Z">
              <w:rPr>
                <w:lang w:val="en-US"/>
              </w:rPr>
            </w:rPrChange>
          </w:rPr>
          <w:delText>send acknowledgement</w:delText>
        </w:r>
      </w:del>
      <w:ins w:id="292" w:author="Ramin Miraftabi" w:date="2026-07-07T16:18:00Z" w16du:dateUtc="2026-07-07T14:18:00Z">
        <w:r w:rsidR="00C9082F">
          <w:t>gives traffic clearance to vessel</w:t>
        </w:r>
      </w:ins>
      <w:r w:rsidRPr="00EB10E4">
        <w:rPr>
          <w:rPrChange w:id="293" w:author="Ramin Miraftabi" w:date="2026-07-07T15:17:00Z" w16du:dateUtc="2026-07-07T13:17:00Z">
            <w:rPr>
              <w:lang w:val="en-US"/>
            </w:rPr>
          </w:rPrChange>
        </w:rPr>
        <w:t xml:space="preserve"> [go to 7]</w:t>
      </w:r>
    </w:p>
    <w:p w14:paraId="491C0AF9" w14:textId="77777777" w:rsidR="004208B1" w:rsidRPr="00EB10E4" w:rsidRDefault="004208B1" w:rsidP="001C606A">
      <w:pPr>
        <w:pStyle w:val="ListParagraph"/>
        <w:numPr>
          <w:ilvl w:val="0"/>
          <w:numId w:val="23"/>
        </w:numPr>
        <w:suppressAutoHyphens/>
        <w:jc w:val="left"/>
        <w:rPr>
          <w:rPrChange w:id="294" w:author="Ramin Miraftabi" w:date="2026-07-07T15:17:00Z" w16du:dateUtc="2026-07-07T13:17:00Z">
            <w:rPr>
              <w:lang w:val="en-US"/>
            </w:rPr>
          </w:rPrChange>
        </w:rPr>
      </w:pPr>
      <w:r w:rsidRPr="00EB10E4">
        <w:rPr>
          <w:rPrChange w:id="295" w:author="Ramin Miraftabi" w:date="2026-07-07T15:17:00Z" w16du:dateUtc="2026-07-07T13:17:00Z">
            <w:rPr>
              <w:lang w:val="en-US"/>
            </w:rPr>
          </w:rPrChange>
        </w:rPr>
        <w:t>If vessel's planned route or estimated or planned time of arrival is not suitable, VTS sends denial or a recommended plan to the vessel through the service</w:t>
      </w:r>
    </w:p>
    <w:p w14:paraId="53DDDCC8" w14:textId="77777777" w:rsidR="004208B1" w:rsidRPr="00EB10E4" w:rsidRDefault="004208B1" w:rsidP="001C606A">
      <w:pPr>
        <w:pStyle w:val="ListParagraph"/>
        <w:numPr>
          <w:ilvl w:val="0"/>
          <w:numId w:val="23"/>
        </w:numPr>
        <w:suppressAutoHyphens/>
        <w:spacing w:after="200" w:line="276" w:lineRule="auto"/>
        <w:jc w:val="left"/>
        <w:rPr>
          <w:rPrChange w:id="296" w:author="Ramin Miraftabi" w:date="2026-07-07T15:17:00Z" w16du:dateUtc="2026-07-07T13:17:00Z">
            <w:rPr>
              <w:lang w:val="en-US"/>
            </w:rPr>
          </w:rPrChange>
        </w:rPr>
      </w:pPr>
      <w:r w:rsidRPr="00EB10E4">
        <w:rPr>
          <w:rPrChange w:id="297" w:author="Ramin Miraftabi" w:date="2026-07-07T15:17:00Z" w16du:dateUtc="2026-07-07T13:17:00Z">
            <w:rPr>
              <w:lang w:val="en-US"/>
            </w:rPr>
          </w:rPrChange>
        </w:rPr>
        <w:t>Service delivers response to the vessel</w:t>
      </w:r>
    </w:p>
    <w:p w14:paraId="016BB4D5" w14:textId="1EBAC732" w:rsidR="004208B1" w:rsidRPr="00EB10E4" w:rsidRDefault="004208B1" w:rsidP="001C606A">
      <w:pPr>
        <w:pStyle w:val="ListParagraph"/>
        <w:numPr>
          <w:ilvl w:val="0"/>
          <w:numId w:val="23"/>
        </w:numPr>
        <w:suppressAutoHyphens/>
        <w:jc w:val="left"/>
        <w:rPr>
          <w:rPrChange w:id="298" w:author="Ramin Miraftabi" w:date="2026-07-07T15:17:00Z" w16du:dateUtc="2026-07-07T13:17:00Z">
            <w:rPr>
              <w:lang w:val="en-US"/>
            </w:rPr>
          </w:rPrChange>
        </w:rPr>
      </w:pPr>
      <w:r w:rsidRPr="00EB10E4">
        <w:rPr>
          <w:rPrChange w:id="299" w:author="Ramin Miraftabi" w:date="2026-07-07T15:17:00Z" w16du:dateUtc="2026-07-07T13:17:00Z">
            <w:rPr>
              <w:lang w:val="en-US"/>
            </w:rPr>
          </w:rPrChange>
        </w:rPr>
        <w:t xml:space="preserve">The vessel </w:t>
      </w:r>
      <w:del w:id="300" w:author="Ramin Miraftabi" w:date="2026-07-07T16:18:00Z" w16du:dateUtc="2026-07-07T14:18:00Z">
        <w:r w:rsidRPr="00EB10E4" w:rsidDel="00C9082F">
          <w:rPr>
            <w:rPrChange w:id="301" w:author="Ramin Miraftabi" w:date="2026-07-07T15:17:00Z" w16du:dateUtc="2026-07-07T13:17:00Z">
              <w:rPr>
                <w:lang w:val="en-US"/>
              </w:rPr>
            </w:rPrChange>
          </w:rPr>
          <w:delText xml:space="preserve">acknowledges </w:delText>
        </w:r>
      </w:del>
      <w:ins w:id="302" w:author="Ramin Miraftabi" w:date="2026-07-07T16:18:00Z" w16du:dateUtc="2026-07-07T14:18:00Z">
        <w:r w:rsidR="00C9082F">
          <w:t>approves</w:t>
        </w:r>
        <w:r w:rsidR="00C9082F" w:rsidRPr="00EB10E4">
          <w:rPr>
            <w:rPrChange w:id="303" w:author="Ramin Miraftabi" w:date="2026-07-07T15:17:00Z" w16du:dateUtc="2026-07-07T13:17:00Z">
              <w:rPr>
                <w:lang w:val="en-US"/>
              </w:rPr>
            </w:rPrChange>
          </w:rPr>
          <w:t xml:space="preserve"> </w:t>
        </w:r>
      </w:ins>
      <w:r w:rsidRPr="00EB10E4">
        <w:rPr>
          <w:rPrChange w:id="304" w:author="Ramin Miraftabi" w:date="2026-07-07T15:17:00Z" w16du:dateUtc="2026-07-07T13:17:00Z">
            <w:rPr>
              <w:lang w:val="en-US"/>
            </w:rPr>
          </w:rPrChange>
        </w:rPr>
        <w:t>recommended plan and sends response to the VTS or creates new plan [go to step 2]</w:t>
      </w:r>
    </w:p>
    <w:p w14:paraId="1C05107E" w14:textId="31AF32CA" w:rsidR="004208B1" w:rsidRPr="00EB10E4" w:rsidDel="00C9082F" w:rsidRDefault="004208B1" w:rsidP="001C606A">
      <w:pPr>
        <w:pStyle w:val="ListParagraph"/>
        <w:numPr>
          <w:ilvl w:val="0"/>
          <w:numId w:val="23"/>
        </w:numPr>
        <w:suppressAutoHyphens/>
        <w:spacing w:after="200" w:line="276" w:lineRule="auto"/>
        <w:jc w:val="left"/>
        <w:rPr>
          <w:del w:id="305" w:author="Ramin Miraftabi" w:date="2026-07-07T16:18:00Z" w16du:dateUtc="2026-07-07T14:18:00Z"/>
          <w:rPrChange w:id="306" w:author="Ramin Miraftabi" w:date="2026-07-07T15:17:00Z" w16du:dateUtc="2026-07-07T13:17:00Z">
            <w:rPr>
              <w:del w:id="307" w:author="Ramin Miraftabi" w:date="2026-07-07T16:18:00Z" w16du:dateUtc="2026-07-07T14:18:00Z"/>
              <w:lang w:val="en-US"/>
            </w:rPr>
          </w:rPrChange>
        </w:rPr>
      </w:pPr>
      <w:del w:id="308" w:author="Ramin Miraftabi" w:date="2026-07-07T16:18:00Z" w16du:dateUtc="2026-07-07T14:18:00Z">
        <w:r w:rsidRPr="00EB10E4" w:rsidDel="00C9082F">
          <w:rPr>
            <w:rPrChange w:id="309" w:author="Ramin Miraftabi" w:date="2026-07-07T15:17:00Z" w16du:dateUtc="2026-07-07T13:17:00Z">
              <w:rPr>
                <w:lang w:val="en-US"/>
              </w:rPr>
            </w:rPrChange>
          </w:rPr>
          <w:delText>Anchorage location with planned time of arrival are acknowledged by the VTS and sends permission to proceed to anchorage</w:delText>
        </w:r>
      </w:del>
    </w:p>
    <w:p w14:paraId="095685B3" w14:textId="77777777" w:rsidR="004208B1" w:rsidRPr="00EB10E4" w:rsidRDefault="004208B1" w:rsidP="001C606A">
      <w:pPr>
        <w:pStyle w:val="ListParagraph"/>
        <w:numPr>
          <w:ilvl w:val="0"/>
          <w:numId w:val="23"/>
        </w:numPr>
        <w:suppressAutoHyphens/>
        <w:jc w:val="left"/>
        <w:rPr>
          <w:rPrChange w:id="310" w:author="Ramin Miraftabi" w:date="2026-07-07T15:17:00Z" w16du:dateUtc="2026-07-07T13:17:00Z">
            <w:rPr>
              <w:lang w:val="en-US"/>
            </w:rPr>
          </w:rPrChange>
        </w:rPr>
      </w:pPr>
      <w:r w:rsidRPr="00EB10E4">
        <w:rPr>
          <w:rPrChange w:id="311" w:author="Ramin Miraftabi" w:date="2026-07-07T15:17:00Z" w16du:dateUtc="2026-07-07T13:17:00Z">
            <w:rPr>
              <w:lang w:val="en-US"/>
            </w:rPr>
          </w:rPrChange>
        </w:rPr>
        <w:t>The vessel enters the VTS area</w:t>
      </w:r>
    </w:p>
    <w:p w14:paraId="40BC12A1" w14:textId="77777777" w:rsidR="00E64237" w:rsidRPr="00EB10E4" w:rsidRDefault="00E64237" w:rsidP="00E64237">
      <w:pPr>
        <w:pStyle w:val="BodyText"/>
        <w:rPr>
          <w:rPrChange w:id="312" w:author="Ramin Miraftabi" w:date="2026-07-07T15:17:00Z" w16du:dateUtc="2026-07-07T13:17:00Z">
            <w:rPr>
              <w:lang w:val="en-US"/>
            </w:rPr>
          </w:rPrChange>
        </w:rPr>
      </w:pPr>
    </w:p>
    <w:p w14:paraId="3C582F2A" w14:textId="4208C0EE" w:rsidR="001C5CD9" w:rsidRPr="00EB10E4" w:rsidRDefault="00E9756B" w:rsidP="004208B1">
      <w:pPr>
        <w:pStyle w:val="Heading3"/>
        <w:rPr>
          <w:rPrChange w:id="313" w:author="Ramin Miraftabi" w:date="2026-07-07T15:17:00Z" w16du:dateUtc="2026-07-07T13:17:00Z">
            <w:rPr>
              <w:lang w:val="en-US"/>
            </w:rPr>
          </w:rPrChange>
        </w:rPr>
      </w:pPr>
      <w:bookmarkStart w:id="314" w:name="_Toc196547463"/>
      <w:r w:rsidRPr="00EB10E4">
        <w:rPr>
          <w:rPrChange w:id="315" w:author="Ramin Miraftabi" w:date="2026-07-07T15:17:00Z" w16du:dateUtc="2026-07-07T13:17:00Z">
            <w:rPr>
              <w:lang w:val="en-US"/>
            </w:rPr>
          </w:rPrChange>
        </w:rPr>
        <w:lastRenderedPageBreak/>
        <w:t xml:space="preserve">Use case 5 - </w:t>
      </w:r>
      <w:r w:rsidR="00696E93" w:rsidRPr="00EB10E4">
        <w:rPr>
          <w:rPrChange w:id="316" w:author="Ramin Miraftabi" w:date="2026-07-07T15:17:00Z" w16du:dateUtc="2026-07-07T13:17:00Z">
            <w:rPr>
              <w:lang w:val="en-US"/>
            </w:rPr>
          </w:rPrChange>
        </w:rPr>
        <w:t>Transiting within a VTS Area.</w:t>
      </w:r>
      <w:bookmarkEnd w:id="314"/>
    </w:p>
    <w:p w14:paraId="27DDB05F" w14:textId="77777777" w:rsidR="0006398B" w:rsidRPr="00EB10E4" w:rsidRDefault="0006398B" w:rsidP="001C606A">
      <w:pPr>
        <w:pStyle w:val="ListParagraph"/>
        <w:numPr>
          <w:ilvl w:val="0"/>
          <w:numId w:val="24"/>
        </w:numPr>
        <w:suppressAutoHyphens/>
        <w:jc w:val="left"/>
        <w:rPr>
          <w:rPrChange w:id="317" w:author="Ramin Miraftabi" w:date="2026-07-07T15:17:00Z" w16du:dateUtc="2026-07-07T13:17:00Z">
            <w:rPr>
              <w:lang w:val="en-US"/>
            </w:rPr>
          </w:rPrChange>
        </w:rPr>
      </w:pPr>
      <w:r w:rsidRPr="00EB10E4">
        <w:rPr>
          <w:rPrChange w:id="318" w:author="Ramin Miraftabi" w:date="2026-07-07T15:17:00Z" w16du:dateUtc="2026-07-07T13:17:00Z">
            <w:rPr>
              <w:lang w:val="en-US"/>
            </w:rPr>
          </w:rPrChange>
        </w:rPr>
        <w:t>Vessel wants to leave berth or anchorage.</w:t>
      </w:r>
    </w:p>
    <w:p w14:paraId="7EC3EDD8" w14:textId="77777777" w:rsidR="0006398B" w:rsidRPr="00EB10E4" w:rsidRDefault="0006398B" w:rsidP="001C606A">
      <w:pPr>
        <w:pStyle w:val="ListParagraph"/>
        <w:numPr>
          <w:ilvl w:val="0"/>
          <w:numId w:val="24"/>
        </w:numPr>
        <w:suppressAutoHyphens/>
        <w:jc w:val="left"/>
        <w:rPr>
          <w:rPrChange w:id="319" w:author="Ramin Miraftabi" w:date="2026-07-07T15:17:00Z" w16du:dateUtc="2026-07-07T13:17:00Z">
            <w:rPr>
              <w:lang w:val="en-US"/>
            </w:rPr>
          </w:rPrChange>
        </w:rPr>
      </w:pPr>
      <w:r w:rsidRPr="00EB10E4">
        <w:rPr>
          <w:rPrChange w:id="320" w:author="Ramin Miraftabi" w:date="2026-07-07T15:17:00Z" w16du:dateUtc="2026-07-07T13:17:00Z">
            <w:rPr>
              <w:lang w:val="en-US"/>
            </w:rPr>
          </w:rPrChange>
        </w:rPr>
        <w:t>The vessel sends message with its planned time of departure and planned time of arrival through its system to the service and requests permission to leave berth/anchorage head for another berth or anchorage in the area.</w:t>
      </w:r>
    </w:p>
    <w:p w14:paraId="3D8886A8" w14:textId="70DE33A0" w:rsidR="0006398B" w:rsidRPr="00EB10E4" w:rsidRDefault="0006398B" w:rsidP="001C606A">
      <w:pPr>
        <w:pStyle w:val="ListParagraph"/>
        <w:numPr>
          <w:ilvl w:val="0"/>
          <w:numId w:val="24"/>
        </w:numPr>
        <w:suppressAutoHyphens/>
        <w:jc w:val="left"/>
        <w:rPr>
          <w:rPrChange w:id="321" w:author="Ramin Miraftabi" w:date="2026-07-07T15:17:00Z" w16du:dateUtc="2026-07-07T13:17:00Z">
            <w:rPr>
              <w:lang w:val="en-US"/>
            </w:rPr>
          </w:rPrChange>
        </w:rPr>
      </w:pPr>
      <w:r w:rsidRPr="00EB10E4">
        <w:rPr>
          <w:rPrChange w:id="322" w:author="Ramin Miraftabi" w:date="2026-07-07T15:17:00Z" w16du:dateUtc="2026-07-07T13:17:00Z">
            <w:rPr>
              <w:lang w:val="en-US"/>
            </w:rPr>
          </w:rPrChange>
        </w:rPr>
        <w:t xml:space="preserve">If vessel's schedule is suitable, then VTS </w:t>
      </w:r>
      <w:del w:id="323" w:author="Ramin Miraftabi" w:date="2026-07-07T16:19:00Z" w16du:dateUtc="2026-07-07T14:19:00Z">
        <w:r w:rsidRPr="00EB10E4" w:rsidDel="00C9082F">
          <w:rPr>
            <w:rPrChange w:id="324" w:author="Ramin Miraftabi" w:date="2026-07-07T15:17:00Z" w16du:dateUtc="2026-07-07T13:17:00Z">
              <w:rPr>
                <w:lang w:val="en-US"/>
              </w:rPr>
            </w:rPrChange>
          </w:rPr>
          <w:delText>send acknowledgement</w:delText>
        </w:r>
      </w:del>
      <w:ins w:id="325" w:author="Ramin Miraftabi" w:date="2026-07-07T16:19:00Z" w16du:dateUtc="2026-07-07T14:19:00Z">
        <w:r w:rsidR="00C9082F">
          <w:t>gives traffic clearance to vessel</w:t>
        </w:r>
      </w:ins>
      <w:r w:rsidRPr="00EB10E4">
        <w:rPr>
          <w:rPrChange w:id="326" w:author="Ramin Miraftabi" w:date="2026-07-07T15:17:00Z" w16du:dateUtc="2026-07-07T13:17:00Z">
            <w:rPr>
              <w:lang w:val="en-US"/>
            </w:rPr>
          </w:rPrChange>
        </w:rPr>
        <w:t xml:space="preserve"> [go to step 7]</w:t>
      </w:r>
    </w:p>
    <w:p w14:paraId="39A2B95E" w14:textId="77777777" w:rsidR="0006398B" w:rsidRPr="00EB10E4" w:rsidRDefault="0006398B" w:rsidP="001C606A">
      <w:pPr>
        <w:pStyle w:val="ListParagraph"/>
        <w:numPr>
          <w:ilvl w:val="0"/>
          <w:numId w:val="24"/>
        </w:numPr>
        <w:suppressAutoHyphens/>
        <w:jc w:val="left"/>
        <w:rPr>
          <w:rPrChange w:id="327" w:author="Ramin Miraftabi" w:date="2026-07-07T15:17:00Z" w16du:dateUtc="2026-07-07T13:17:00Z">
            <w:rPr>
              <w:lang w:val="en-US"/>
            </w:rPr>
          </w:rPrChange>
        </w:rPr>
      </w:pPr>
      <w:r w:rsidRPr="00EB10E4">
        <w:rPr>
          <w:rPrChange w:id="328" w:author="Ramin Miraftabi" w:date="2026-07-07T15:17:00Z" w16du:dateUtc="2026-07-07T13:17:00Z">
            <w:rPr>
              <w:lang w:val="en-US"/>
            </w:rPr>
          </w:rPrChange>
        </w:rPr>
        <w:t xml:space="preserve">If vessel's schedule is not suitable VTS sends a denial or proposal which may include additional information on when vessel can leave the berth/anchorage </w:t>
      </w:r>
    </w:p>
    <w:p w14:paraId="32AE18ED" w14:textId="77777777" w:rsidR="0006398B" w:rsidRPr="00EB10E4" w:rsidRDefault="0006398B" w:rsidP="001C606A">
      <w:pPr>
        <w:pStyle w:val="ListParagraph"/>
        <w:numPr>
          <w:ilvl w:val="0"/>
          <w:numId w:val="24"/>
        </w:numPr>
        <w:suppressAutoHyphens/>
        <w:jc w:val="left"/>
        <w:rPr>
          <w:rPrChange w:id="329" w:author="Ramin Miraftabi" w:date="2026-07-07T15:17:00Z" w16du:dateUtc="2026-07-07T13:17:00Z">
            <w:rPr>
              <w:lang w:val="en-US"/>
            </w:rPr>
          </w:rPrChange>
        </w:rPr>
      </w:pPr>
      <w:r w:rsidRPr="00EB10E4">
        <w:rPr>
          <w:rPrChange w:id="330" w:author="Ramin Miraftabi" w:date="2026-07-07T15:17:00Z" w16du:dateUtc="2026-07-07T13:17:00Z">
            <w:rPr>
              <w:lang w:val="en-US"/>
            </w:rPr>
          </w:rPrChange>
        </w:rPr>
        <w:t>Service delivers response to the vessel</w:t>
      </w:r>
    </w:p>
    <w:p w14:paraId="5BFF0467" w14:textId="68BC42A5" w:rsidR="0006398B" w:rsidRPr="00EB10E4" w:rsidRDefault="0006398B" w:rsidP="001C606A">
      <w:pPr>
        <w:pStyle w:val="ListParagraph"/>
        <w:numPr>
          <w:ilvl w:val="0"/>
          <w:numId w:val="24"/>
        </w:numPr>
        <w:suppressAutoHyphens/>
        <w:jc w:val="left"/>
        <w:rPr>
          <w:rPrChange w:id="331" w:author="Ramin Miraftabi" w:date="2026-07-07T15:17:00Z" w16du:dateUtc="2026-07-07T13:17:00Z">
            <w:rPr>
              <w:lang w:val="en-US"/>
            </w:rPr>
          </w:rPrChange>
        </w:rPr>
      </w:pPr>
      <w:r w:rsidRPr="00EB10E4">
        <w:rPr>
          <w:rPrChange w:id="332" w:author="Ramin Miraftabi" w:date="2026-07-07T15:17:00Z" w16du:dateUtc="2026-07-07T13:17:00Z">
            <w:rPr>
              <w:lang w:val="en-US"/>
            </w:rPr>
          </w:rPrChange>
        </w:rPr>
        <w:t xml:space="preserve">The vessel </w:t>
      </w:r>
      <w:del w:id="333" w:author="Ramin Miraftabi" w:date="2026-07-07T16:19:00Z" w16du:dateUtc="2026-07-07T14:19:00Z">
        <w:r w:rsidRPr="00EB10E4" w:rsidDel="00C9082F">
          <w:rPr>
            <w:rPrChange w:id="334" w:author="Ramin Miraftabi" w:date="2026-07-07T15:17:00Z" w16du:dateUtc="2026-07-07T13:17:00Z">
              <w:rPr>
                <w:lang w:val="en-US"/>
              </w:rPr>
            </w:rPrChange>
          </w:rPr>
          <w:delText xml:space="preserve">acknowledges </w:delText>
        </w:r>
      </w:del>
      <w:ins w:id="335" w:author="Ramin Miraftabi" w:date="2026-07-07T16:19:00Z" w16du:dateUtc="2026-07-07T14:19:00Z">
        <w:r w:rsidR="00C9082F">
          <w:t>approves</w:t>
        </w:r>
        <w:r w:rsidR="00C9082F" w:rsidRPr="00EB10E4">
          <w:rPr>
            <w:rPrChange w:id="336" w:author="Ramin Miraftabi" w:date="2026-07-07T15:17:00Z" w16du:dateUtc="2026-07-07T13:17:00Z">
              <w:rPr>
                <w:lang w:val="en-US"/>
              </w:rPr>
            </w:rPrChange>
          </w:rPr>
          <w:t xml:space="preserve"> </w:t>
        </w:r>
      </w:ins>
      <w:r w:rsidRPr="00EB10E4">
        <w:rPr>
          <w:rPrChange w:id="337" w:author="Ramin Miraftabi" w:date="2026-07-07T15:17:00Z" w16du:dateUtc="2026-07-07T13:17:00Z">
            <w:rPr>
              <w:lang w:val="en-US"/>
            </w:rPr>
          </w:rPrChange>
        </w:rPr>
        <w:t>requested time of departure and/or arrival and sends response to the VTS or creates new plan [go to step 2]</w:t>
      </w:r>
    </w:p>
    <w:p w14:paraId="6158C81F" w14:textId="7D2AA548" w:rsidR="0006398B" w:rsidRPr="00EB10E4" w:rsidDel="00C9082F" w:rsidRDefault="0006398B" w:rsidP="001C606A">
      <w:pPr>
        <w:pStyle w:val="ListParagraph"/>
        <w:numPr>
          <w:ilvl w:val="0"/>
          <w:numId w:val="24"/>
        </w:numPr>
        <w:suppressAutoHyphens/>
        <w:jc w:val="left"/>
        <w:rPr>
          <w:del w:id="338" w:author="Ramin Miraftabi" w:date="2026-07-07T16:19:00Z" w16du:dateUtc="2026-07-07T14:19:00Z"/>
          <w:rPrChange w:id="339" w:author="Ramin Miraftabi" w:date="2026-07-07T15:17:00Z" w16du:dateUtc="2026-07-07T13:17:00Z">
            <w:rPr>
              <w:del w:id="340" w:author="Ramin Miraftabi" w:date="2026-07-07T16:19:00Z" w16du:dateUtc="2026-07-07T14:19:00Z"/>
              <w:lang w:val="en-US"/>
            </w:rPr>
          </w:rPrChange>
        </w:rPr>
      </w:pPr>
      <w:del w:id="341" w:author="Ramin Miraftabi" w:date="2026-07-07T16:19:00Z" w16du:dateUtc="2026-07-07T14:19:00Z">
        <w:r w:rsidRPr="00EB10E4" w:rsidDel="00C9082F">
          <w:rPr>
            <w:rPrChange w:id="342" w:author="Ramin Miraftabi" w:date="2026-07-07T15:17:00Z" w16du:dateUtc="2026-07-07T13:17:00Z">
              <w:rPr>
                <w:lang w:val="en-US"/>
              </w:rPr>
            </w:rPrChange>
          </w:rPr>
          <w:delText>The planned time of departure and arrival with locations are acknowledged by the VTS and sends permission to leave berth/anchorage and head for the other berth/anchorage</w:delText>
        </w:r>
      </w:del>
    </w:p>
    <w:p w14:paraId="26022BE6" w14:textId="77777777" w:rsidR="0006398B" w:rsidRPr="00EB10E4" w:rsidRDefault="0006398B" w:rsidP="001C606A">
      <w:pPr>
        <w:pStyle w:val="ListParagraph"/>
        <w:numPr>
          <w:ilvl w:val="0"/>
          <w:numId w:val="24"/>
        </w:numPr>
        <w:suppressAutoHyphens/>
        <w:jc w:val="left"/>
        <w:rPr>
          <w:rPrChange w:id="343" w:author="Ramin Miraftabi" w:date="2026-07-07T15:17:00Z" w16du:dateUtc="2026-07-07T13:17:00Z">
            <w:rPr>
              <w:lang w:val="en-US"/>
            </w:rPr>
          </w:rPrChange>
        </w:rPr>
      </w:pPr>
      <w:r w:rsidRPr="00EB10E4">
        <w:rPr>
          <w:rPrChange w:id="344" w:author="Ramin Miraftabi" w:date="2026-07-07T15:17:00Z" w16du:dateUtc="2026-07-07T13:17:00Z">
            <w:rPr>
              <w:lang w:val="en-US"/>
            </w:rPr>
          </w:rPrChange>
        </w:rPr>
        <w:t>The vessel leaves berth/anchorage</w:t>
      </w:r>
    </w:p>
    <w:p w14:paraId="08DF303C" w14:textId="1D5183C3" w:rsidR="00696E93" w:rsidRPr="00EB10E4" w:rsidRDefault="007E1002" w:rsidP="00727A25">
      <w:pPr>
        <w:pStyle w:val="Heading3"/>
        <w:rPr>
          <w:rPrChange w:id="345" w:author="Ramin Miraftabi" w:date="2026-07-07T15:17:00Z" w16du:dateUtc="2026-07-07T13:17:00Z">
            <w:rPr>
              <w:lang w:val="en-US"/>
            </w:rPr>
          </w:rPrChange>
        </w:rPr>
      </w:pPr>
      <w:bookmarkStart w:id="346" w:name="_Toc196547464"/>
      <w:r w:rsidRPr="00EB10E4">
        <w:rPr>
          <w:rPrChange w:id="347" w:author="Ramin Miraftabi" w:date="2026-07-07T15:17:00Z" w16du:dateUtc="2026-07-07T13:17:00Z">
            <w:rPr>
              <w:lang w:val="en-US"/>
            </w:rPr>
          </w:rPrChange>
        </w:rPr>
        <w:t>Use Case 6 - External influence to change Traffic Clearance</w:t>
      </w:r>
      <w:bookmarkEnd w:id="346"/>
    </w:p>
    <w:p w14:paraId="2050AB3D" w14:textId="0ABD6C65" w:rsidR="00D62DAD" w:rsidRDefault="00D62DAD" w:rsidP="001C606A">
      <w:pPr>
        <w:pStyle w:val="ListParagraph"/>
        <w:numPr>
          <w:ilvl w:val="0"/>
          <w:numId w:val="25"/>
        </w:numPr>
        <w:suppressAutoHyphens/>
        <w:jc w:val="left"/>
        <w:rPr>
          <w:ins w:id="348" w:author="Ramin Miraftabi" w:date="2026-07-07T16:23:00Z" w16du:dateUtc="2026-07-07T14:23:00Z"/>
        </w:rPr>
      </w:pPr>
      <w:r w:rsidRPr="00EB10E4">
        <w:rPr>
          <w:rPrChange w:id="349" w:author="Ramin Miraftabi" w:date="2026-07-07T15:17:00Z" w16du:dateUtc="2026-07-07T13:17:00Z">
            <w:rPr>
              <w:lang w:val="en-US"/>
            </w:rPr>
          </w:rPrChange>
        </w:rPr>
        <w:t xml:space="preserve">Approved plan needs changes due to external influences, </w:t>
      </w:r>
      <w:del w:id="350" w:author="Ramin Miraftabi" w:date="2026-07-08T09:54:00Z" w16du:dateUtc="2026-07-08T07:54:00Z">
        <w:r w:rsidRPr="00EB10E4" w:rsidDel="00DE30CC">
          <w:rPr>
            <w:rPrChange w:id="351" w:author="Ramin Miraftabi" w:date="2026-07-07T15:17:00Z" w16du:dateUtc="2026-07-07T13:17:00Z">
              <w:rPr>
                <w:lang w:val="en-US"/>
              </w:rPr>
            </w:rPrChange>
          </w:rPr>
          <w:delText xml:space="preserve">like </w:delText>
        </w:r>
      </w:del>
      <w:ins w:id="352" w:author="Ramin Miraftabi" w:date="2026-07-08T09:54:00Z" w16du:dateUtc="2026-07-08T07:54:00Z">
        <w:r w:rsidR="00DE30CC">
          <w:t>e.g.</w:t>
        </w:r>
        <w:r w:rsidR="00DE30CC" w:rsidRPr="00EB10E4">
          <w:rPr>
            <w:rPrChange w:id="353" w:author="Ramin Miraftabi" w:date="2026-07-07T15:17:00Z" w16du:dateUtc="2026-07-07T13:17:00Z">
              <w:rPr>
                <w:lang w:val="en-US"/>
              </w:rPr>
            </w:rPrChange>
          </w:rPr>
          <w:t xml:space="preserve"> </w:t>
        </w:r>
      </w:ins>
      <w:r w:rsidRPr="00EB10E4">
        <w:rPr>
          <w:rPrChange w:id="354" w:author="Ramin Miraftabi" w:date="2026-07-07T15:17:00Z" w16du:dateUtc="2026-07-07T13:17:00Z">
            <w:rPr>
              <w:lang w:val="en-US"/>
            </w:rPr>
          </w:rPrChange>
        </w:rPr>
        <w:t xml:space="preserve">weather conditions, delay or occurring hazardous situation </w:t>
      </w:r>
    </w:p>
    <w:p w14:paraId="07E93653" w14:textId="167DC967" w:rsidR="00F64732" w:rsidRDefault="00F64732" w:rsidP="001C606A">
      <w:pPr>
        <w:pStyle w:val="ListParagraph"/>
        <w:numPr>
          <w:ilvl w:val="0"/>
          <w:numId w:val="25"/>
        </w:numPr>
        <w:suppressAutoHyphens/>
        <w:jc w:val="left"/>
        <w:rPr>
          <w:ins w:id="355" w:author="Ramin Miraftabi" w:date="2026-07-07T16:31:00Z" w16du:dateUtc="2026-07-07T14:31:00Z"/>
        </w:rPr>
      </w:pPr>
      <w:ins w:id="356" w:author="Ramin Miraftabi" w:date="2026-07-07T16:24:00Z" w16du:dateUtc="2026-07-07T14:24:00Z">
        <w:r>
          <w:t xml:space="preserve">VTS sends a </w:t>
        </w:r>
      </w:ins>
      <w:ins w:id="357" w:author="Ramin Miraftabi" w:date="2026-09-22T16:49:00Z" w16du:dateUtc="2026-09-22T14:49:00Z">
        <w:r w:rsidR="00FD3B78">
          <w:t>withdraw</w:t>
        </w:r>
      </w:ins>
      <w:ins w:id="358" w:author="Ramin Miraftabi" w:date="2026-09-22T16:50:00Z" w16du:dateUtc="2026-09-22T14:50:00Z">
        <w:r w:rsidR="00FD3B78">
          <w:t>al</w:t>
        </w:r>
      </w:ins>
      <w:ins w:id="359" w:author="Ramin Miraftabi" w:date="2026-07-07T16:31:00Z" w16du:dateUtc="2026-07-07T14:31:00Z">
        <w:r w:rsidR="004B6113">
          <w:t xml:space="preserve"> </w:t>
        </w:r>
      </w:ins>
      <w:ins w:id="360" w:author="Ramin Miraftabi" w:date="2026-07-07T16:24:00Z" w16du:dateUtc="2026-07-07T14:24:00Z">
        <w:r>
          <w:t xml:space="preserve">of existing traffic clearance </w:t>
        </w:r>
      </w:ins>
      <w:ins w:id="361" w:author="Ramin Miraftabi" w:date="2026-07-08T09:54:00Z" w16du:dateUtc="2026-07-08T07:54:00Z">
        <w:r w:rsidR="00DE30CC">
          <w:t xml:space="preserve">to one or more </w:t>
        </w:r>
      </w:ins>
      <w:ins w:id="362" w:author="Ramin Miraftabi" w:date="2026-07-08T09:55:00Z" w16du:dateUtc="2026-07-08T07:55:00Z">
        <w:r w:rsidR="00DE30CC">
          <w:t xml:space="preserve">vessels </w:t>
        </w:r>
      </w:ins>
      <w:ins w:id="363" w:author="Ramin Miraftabi" w:date="2026-07-07T16:26:00Z" w16du:dateUtc="2026-07-07T14:26:00Z">
        <w:r>
          <w:t xml:space="preserve">and </w:t>
        </w:r>
      </w:ins>
      <w:ins w:id="364" w:author="Ramin Miraftabi" w:date="2026-07-07T16:31:00Z" w16du:dateUtc="2026-07-07T14:31:00Z">
        <w:r w:rsidR="004B6113">
          <w:t>either</w:t>
        </w:r>
      </w:ins>
    </w:p>
    <w:p w14:paraId="790031A2" w14:textId="4CD03AC0" w:rsidR="004B6113" w:rsidRDefault="004B6113" w:rsidP="004B6113">
      <w:pPr>
        <w:pStyle w:val="ListParagraph"/>
        <w:numPr>
          <w:ilvl w:val="1"/>
          <w:numId w:val="25"/>
        </w:numPr>
        <w:suppressAutoHyphens/>
        <w:jc w:val="left"/>
        <w:rPr>
          <w:ins w:id="365" w:author="Ramin Miraftabi" w:date="2026-07-07T16:31:00Z" w16du:dateUtc="2026-07-07T14:31:00Z"/>
        </w:rPr>
      </w:pPr>
      <w:ins w:id="366" w:author="Ramin Miraftabi" w:date="2026-07-07T16:31:00Z" w16du:dateUtc="2026-07-07T14:31:00Z">
        <w:r>
          <w:t>Sends a new proposal for traffic clearance or</w:t>
        </w:r>
      </w:ins>
    </w:p>
    <w:p w14:paraId="6363E640" w14:textId="6940DD82" w:rsidR="004B6113" w:rsidRPr="00EB10E4" w:rsidRDefault="004B6113">
      <w:pPr>
        <w:pStyle w:val="ListParagraph"/>
        <w:numPr>
          <w:ilvl w:val="1"/>
          <w:numId w:val="25"/>
        </w:numPr>
        <w:suppressAutoHyphens/>
        <w:jc w:val="left"/>
        <w:rPr>
          <w:rPrChange w:id="367" w:author="Ramin Miraftabi" w:date="2026-07-07T15:17:00Z" w16du:dateUtc="2026-07-07T13:17:00Z">
            <w:rPr>
              <w:lang w:val="en-US"/>
            </w:rPr>
          </w:rPrChange>
        </w:rPr>
        <w:pPrChange w:id="368" w:author="Ramin Miraftabi" w:date="2026-07-07T16:33:00Z" w16du:dateUtc="2026-07-07T14:33:00Z">
          <w:pPr>
            <w:pStyle w:val="ListParagraph"/>
            <w:numPr>
              <w:numId w:val="25"/>
            </w:numPr>
            <w:tabs>
              <w:tab w:val="num" w:pos="0"/>
            </w:tabs>
            <w:suppressAutoHyphens/>
            <w:ind w:left="1080" w:hanging="720"/>
            <w:jc w:val="left"/>
          </w:pPr>
        </w:pPrChange>
      </w:pPr>
      <w:ins w:id="369" w:author="Ramin Miraftabi" w:date="2026-07-07T16:31:00Z" w16du:dateUtc="2026-07-07T14:31:00Z">
        <w:r>
          <w:t xml:space="preserve">Sends a comment requesting vessels to wait for </w:t>
        </w:r>
      </w:ins>
      <w:ins w:id="370" w:author="Ramin Miraftabi" w:date="2026-07-08T10:18:00Z" w16du:dateUtc="2026-07-08T08:18:00Z">
        <w:r w:rsidR="00AB2DED">
          <w:t>new clearance proposal coming later</w:t>
        </w:r>
      </w:ins>
      <w:ins w:id="371" w:author="Ramin Miraftabi" w:date="2026-07-07T16:31:00Z" w16du:dateUtc="2026-07-07T14:31:00Z">
        <w:r>
          <w:t xml:space="preserve"> and</w:t>
        </w:r>
      </w:ins>
      <w:ins w:id="372" w:author="Ramin Miraftabi" w:date="2026-07-07T16:32:00Z" w16du:dateUtc="2026-07-07T14:32:00Z">
        <w:r>
          <w:t xml:space="preserve"> sends new proposals later </w:t>
        </w:r>
      </w:ins>
    </w:p>
    <w:p w14:paraId="1FDA4909" w14:textId="77777777" w:rsidR="00DE30CC" w:rsidRDefault="00D62DAD" w:rsidP="004B6113">
      <w:pPr>
        <w:pStyle w:val="ListParagraph"/>
        <w:numPr>
          <w:ilvl w:val="0"/>
          <w:numId w:val="25"/>
        </w:numPr>
        <w:suppressAutoHyphens/>
        <w:jc w:val="left"/>
        <w:rPr>
          <w:ins w:id="373" w:author="Ramin Miraftabi" w:date="2026-07-08T09:53:00Z" w16du:dateUtc="2026-07-08T07:53:00Z"/>
        </w:rPr>
      </w:pPr>
      <w:del w:id="374" w:author="Ramin Miraftabi" w:date="2026-07-07T16:33:00Z" w16du:dateUtc="2026-07-07T14:33:00Z">
        <w:r w:rsidRPr="00EB10E4" w:rsidDel="004B6113">
          <w:rPr>
            <w:rPrChange w:id="375" w:author="Ramin Miraftabi" w:date="2026-07-07T15:17:00Z" w16du:dateUtc="2026-07-07T13:17:00Z">
              <w:rPr>
                <w:lang w:val="en-US"/>
              </w:rPr>
            </w:rPrChange>
          </w:rPr>
          <w:delText>VTS or vessel sends request to amend the approved plan</w:delText>
        </w:r>
      </w:del>
    </w:p>
    <w:p w14:paraId="51C60FF6" w14:textId="276D1C10" w:rsidR="00D62DAD" w:rsidDel="00FD3B78" w:rsidRDefault="004B6113" w:rsidP="004B6113">
      <w:pPr>
        <w:pStyle w:val="ListParagraph"/>
        <w:numPr>
          <w:ilvl w:val="0"/>
          <w:numId w:val="25"/>
        </w:numPr>
        <w:suppressAutoHyphens/>
        <w:jc w:val="left"/>
        <w:rPr>
          <w:del w:id="376" w:author="Ramin Miraftabi" w:date="2026-07-07T16:34:00Z" w16du:dateUtc="2026-07-07T14:34:00Z"/>
        </w:rPr>
      </w:pPr>
      <w:ins w:id="377" w:author="Ramin Miraftabi" w:date="2026-07-07T16:33:00Z" w16du:dateUtc="2026-07-07T14:33:00Z">
        <w:r>
          <w:t xml:space="preserve">The vessel approves new clearance proposal and </w:t>
        </w:r>
      </w:ins>
      <w:ins w:id="378" w:author="Ramin Miraftabi" w:date="2026-07-07T16:34:00Z" w16du:dateUtc="2026-07-07T14:34:00Z">
        <w:r>
          <w:t>sends a response to the VTS or creates a new plan (see previous use cases).</w:t>
        </w:r>
      </w:ins>
    </w:p>
    <w:p w14:paraId="64B19445" w14:textId="71E7859F" w:rsidR="00FD3B78" w:rsidRPr="00EB10E4" w:rsidRDefault="00FD3B78" w:rsidP="00FD3B78">
      <w:pPr>
        <w:pStyle w:val="BodyText"/>
        <w:rPr>
          <w:ins w:id="379" w:author="Ramin Miraftabi" w:date="2026-09-22T16:48:00Z" w16du:dateUtc="2026-09-22T14:48:00Z"/>
          <w:rPrChange w:id="380" w:author="Ramin Miraftabi" w:date="2026-07-07T15:17:00Z" w16du:dateUtc="2026-07-07T13:17:00Z">
            <w:rPr>
              <w:ins w:id="381" w:author="Ramin Miraftabi" w:date="2026-09-22T16:48:00Z" w16du:dateUtc="2026-09-22T14:48:00Z"/>
              <w:lang w:val="en-US"/>
            </w:rPr>
          </w:rPrChange>
        </w:rPr>
        <w:pPrChange w:id="382" w:author="Ramin Miraftabi" w:date="2026-09-22T16:49:00Z" w16du:dateUtc="2026-09-22T14:49:00Z">
          <w:pPr>
            <w:pStyle w:val="ListParagraph"/>
            <w:numPr>
              <w:numId w:val="25"/>
            </w:numPr>
            <w:tabs>
              <w:tab w:val="num" w:pos="0"/>
            </w:tabs>
            <w:suppressAutoHyphens/>
            <w:ind w:left="1080" w:hanging="720"/>
            <w:jc w:val="left"/>
          </w:pPr>
        </w:pPrChange>
      </w:pPr>
      <w:ins w:id="383" w:author="Ramin Miraftabi" w:date="2026-09-22T16:48:00Z" w16du:dateUtc="2026-09-22T14:48:00Z">
        <w:r>
          <w:t>This covers operational use cases 6.1.</w:t>
        </w:r>
        <w:r>
          <w:t>6</w:t>
        </w:r>
        <w:r>
          <w:t xml:space="preserve"> and 6.1.</w:t>
        </w:r>
        <w:r>
          <w:t>7</w:t>
        </w:r>
        <w:r>
          <w:t>.</w:t>
        </w:r>
      </w:ins>
    </w:p>
    <w:p w14:paraId="1CE2110E" w14:textId="22D420C3" w:rsidR="00F64732" w:rsidRDefault="00D62DAD">
      <w:pPr>
        <w:suppressAutoHyphens/>
        <w:jc w:val="left"/>
        <w:rPr>
          <w:ins w:id="384" w:author="Ramin Miraftabi" w:date="2026-07-07T16:23:00Z" w16du:dateUtc="2026-07-07T14:23:00Z"/>
        </w:rPr>
        <w:pPrChange w:id="385" w:author="Ramin Miraftabi" w:date="2026-07-08T09:53:00Z" w16du:dateUtc="2026-07-08T07:53:00Z">
          <w:pPr>
            <w:pStyle w:val="Heading3"/>
          </w:pPr>
        </w:pPrChange>
      </w:pPr>
      <w:del w:id="386" w:author="Ramin Miraftabi" w:date="2026-07-07T16:34:00Z" w16du:dateUtc="2026-07-07T14:34:00Z">
        <w:r w:rsidRPr="00EB10E4" w:rsidDel="004B6113">
          <w:rPr>
            <w:rPrChange w:id="387" w:author="Ramin Miraftabi" w:date="2026-07-07T15:17:00Z" w16du:dateUtc="2026-07-07T13:17:00Z">
              <w:rPr>
                <w:i w:val="0"/>
                <w:lang w:val="en-US"/>
              </w:rPr>
            </w:rPrChange>
          </w:rPr>
          <w:delText xml:space="preserve">Vessel creates new plan and sends new request via Use case 1-5 </w:delText>
        </w:r>
      </w:del>
    </w:p>
    <w:p w14:paraId="193F706F" w14:textId="5EB92B55" w:rsidR="00F64732" w:rsidRDefault="000469CF" w:rsidP="000469CF">
      <w:pPr>
        <w:pStyle w:val="Heading3"/>
        <w:rPr>
          <w:ins w:id="388" w:author="Ramin Miraftabi" w:date="2026-07-07T16:48:00Z" w16du:dateUtc="2026-07-07T14:48:00Z"/>
        </w:rPr>
      </w:pPr>
      <w:ins w:id="389" w:author="Ramin Miraftabi" w:date="2026-07-07T16:48:00Z" w16du:dateUtc="2026-07-07T14:48:00Z">
        <w:r>
          <w:t>Use Case 7 – Vessel cancels existing traffic clearance</w:t>
        </w:r>
      </w:ins>
    </w:p>
    <w:p w14:paraId="44CA4572" w14:textId="548DA407" w:rsidR="000469CF" w:rsidRDefault="000469CF" w:rsidP="000469CF">
      <w:pPr>
        <w:pStyle w:val="BodyText"/>
        <w:numPr>
          <w:ilvl w:val="0"/>
          <w:numId w:val="31"/>
        </w:numPr>
        <w:rPr>
          <w:ins w:id="390" w:author="Ramin Miraftabi" w:date="2026-07-07T16:49:00Z" w16du:dateUtc="2026-07-07T14:49:00Z"/>
        </w:rPr>
      </w:pPr>
      <w:ins w:id="391" w:author="Ramin Miraftabi" w:date="2026-07-07T16:49:00Z" w16du:dateUtc="2026-07-07T14:49:00Z">
        <w:r>
          <w:t xml:space="preserve">Vessel has previously sent a traffic clearance request that may still </w:t>
        </w:r>
      </w:ins>
      <w:ins w:id="392" w:author="Ramin Miraftabi" w:date="2026-07-07T16:50:00Z" w16du:dateUtc="2026-07-07T14:50:00Z">
        <w:r>
          <w:t>be waiting for response or has received a response from VTS</w:t>
        </w:r>
      </w:ins>
    </w:p>
    <w:p w14:paraId="55FE98F4" w14:textId="552150D5" w:rsidR="000469CF" w:rsidRDefault="000469CF" w:rsidP="000469CF">
      <w:pPr>
        <w:pStyle w:val="BodyText"/>
        <w:numPr>
          <w:ilvl w:val="0"/>
          <w:numId w:val="31"/>
        </w:numPr>
        <w:rPr>
          <w:ins w:id="393" w:author="Ramin Miraftabi" w:date="2026-07-07T16:56:00Z" w16du:dateUtc="2026-07-07T14:56:00Z"/>
        </w:rPr>
      </w:pPr>
      <w:ins w:id="394" w:author="Ramin Miraftabi" w:date="2026-07-07T16:49:00Z" w16du:dateUtc="2026-07-07T14:49:00Z">
        <w:r>
          <w:t xml:space="preserve">Vessel decides to cancel the existing </w:t>
        </w:r>
      </w:ins>
      <w:ins w:id="395" w:author="Ramin Miraftabi" w:date="2026-07-07T16:50:00Z" w16du:dateUtc="2026-07-07T14:50:00Z">
        <w:r>
          <w:t xml:space="preserve">traffic </w:t>
        </w:r>
      </w:ins>
      <w:ins w:id="396" w:author="Ramin Miraftabi" w:date="2026-07-07T16:49:00Z" w16du:dateUtc="2026-07-07T14:49:00Z">
        <w:r>
          <w:t>clearanc</w:t>
        </w:r>
      </w:ins>
      <w:ins w:id="397" w:author="Ramin Miraftabi" w:date="2026-07-07T16:50:00Z" w16du:dateUtc="2026-07-07T14:50:00Z">
        <w:r>
          <w:t>e</w:t>
        </w:r>
      </w:ins>
      <w:ins w:id="398" w:author="Ramin Miraftabi" w:date="2026-07-07T16:56:00Z" w16du:dateUtc="2026-07-07T14:56:00Z">
        <w:r w:rsidR="00EB5C33">
          <w:t>.</w:t>
        </w:r>
      </w:ins>
    </w:p>
    <w:p w14:paraId="094EAC9F" w14:textId="28B5B9C6" w:rsidR="00EB5C33" w:rsidRDefault="00EB5C33">
      <w:pPr>
        <w:pStyle w:val="BodyText"/>
        <w:numPr>
          <w:ilvl w:val="0"/>
          <w:numId w:val="31"/>
        </w:numPr>
        <w:rPr>
          <w:ins w:id="399" w:author="Ramin Miraftabi" w:date="2026-09-22T16:47:00Z" w16du:dateUtc="2026-09-22T14:47:00Z"/>
        </w:rPr>
      </w:pPr>
      <w:ins w:id="400" w:author="Ramin Miraftabi" w:date="2026-07-07T16:56:00Z" w16du:dateUtc="2026-07-07T14:56:00Z">
        <w:r>
          <w:t>VTS receives the cancellation</w:t>
        </w:r>
      </w:ins>
      <w:ins w:id="401" w:author="Ramin Miraftabi" w:date="2026-07-07T16:57:00Z" w16du:dateUtc="2026-07-07T14:57:00Z">
        <w:r>
          <w:t xml:space="preserve"> and notifies vessel system that cancellation has been received. </w:t>
        </w:r>
      </w:ins>
    </w:p>
    <w:p w14:paraId="752C96DD" w14:textId="40E50499" w:rsidR="00FD3B78" w:rsidRDefault="00FD3B78" w:rsidP="00FD3B78">
      <w:pPr>
        <w:pStyle w:val="BodyText"/>
        <w:rPr>
          <w:ins w:id="402" w:author="Ramin Miraftabi" w:date="2026-07-07T16:48:00Z" w16du:dateUtc="2026-07-07T14:48:00Z"/>
        </w:rPr>
      </w:pPr>
      <w:ins w:id="403" w:author="Ramin Miraftabi" w:date="2026-09-22T16:47:00Z" w16du:dateUtc="2026-09-22T14:47:00Z">
        <w:r>
          <w:t>This covers operational use cases 6.1.4 and 6.1.5.</w:t>
        </w:r>
      </w:ins>
    </w:p>
    <w:p w14:paraId="53F3BD29" w14:textId="77777777" w:rsidR="000469CF" w:rsidRPr="000469CF" w:rsidRDefault="000469CF">
      <w:pPr>
        <w:pStyle w:val="BodyText"/>
        <w:rPr>
          <w:rPrChange w:id="404" w:author="Ramin Miraftabi" w:date="2026-07-07T16:48:00Z" w16du:dateUtc="2026-07-07T14:48:00Z">
            <w:rPr>
              <w:lang w:val="en-US"/>
            </w:rPr>
          </w:rPrChange>
        </w:rPr>
        <w:pPrChange w:id="405" w:author="Ramin Miraftabi" w:date="2026-07-07T16:48:00Z" w16du:dateUtc="2026-07-07T14:48:00Z">
          <w:pPr>
            <w:pStyle w:val="ListParagraph"/>
            <w:numPr>
              <w:numId w:val="25"/>
            </w:numPr>
            <w:tabs>
              <w:tab w:val="num" w:pos="0"/>
            </w:tabs>
            <w:suppressAutoHyphens/>
            <w:ind w:left="1080" w:hanging="720"/>
            <w:jc w:val="left"/>
          </w:pPr>
        </w:pPrChange>
      </w:pPr>
    </w:p>
    <w:p w14:paraId="1A3F94BE" w14:textId="72B6A19C" w:rsidR="0023012D" w:rsidRPr="00EB10E4" w:rsidDel="008C5D35" w:rsidRDefault="0023012D" w:rsidP="0023012D">
      <w:pPr>
        <w:pStyle w:val="Heading3"/>
        <w:rPr>
          <w:ins w:id="406" w:author="Pitkänen Juho" w:date="2026-03-03T16:07:00Z" w16du:dateUtc="2026-03-03T15:07:00Z"/>
          <w:del w:id="407" w:author="Ramin Miraftabi" w:date="2026-07-08T09:49:00Z" w16du:dateUtc="2026-07-08T07:49:00Z"/>
          <w:rPrChange w:id="408" w:author="Ramin Miraftabi" w:date="2026-07-07T15:17:00Z" w16du:dateUtc="2026-07-07T13:17:00Z">
            <w:rPr>
              <w:ins w:id="409" w:author="Pitkänen Juho" w:date="2026-03-03T16:07:00Z" w16du:dateUtc="2026-03-03T15:07:00Z"/>
              <w:del w:id="410" w:author="Ramin Miraftabi" w:date="2026-07-08T09:49:00Z" w16du:dateUtc="2026-07-08T07:49:00Z"/>
              <w:lang w:val="en-US"/>
            </w:rPr>
          </w:rPrChange>
        </w:rPr>
      </w:pPr>
      <w:ins w:id="411" w:author="Pitkänen Juho" w:date="2026-03-03T16:07:00Z" w16du:dateUtc="2026-03-03T15:07:00Z">
        <w:del w:id="412" w:author="Ramin Miraftabi" w:date="2026-07-08T09:49:00Z" w16du:dateUtc="2026-07-08T07:49:00Z">
          <w:r w:rsidRPr="00EB10E4" w:rsidDel="008C5D35">
            <w:rPr>
              <w:i w:val="0"/>
              <w:rPrChange w:id="413" w:author="Ramin Miraftabi" w:date="2026-07-07T15:17:00Z" w16du:dateUtc="2026-07-07T13:17:00Z">
                <w:rPr>
                  <w:i w:val="0"/>
                  <w:lang w:val="en-US"/>
                </w:rPr>
              </w:rPrChange>
            </w:rPr>
            <w:delText xml:space="preserve">Use Case </w:delText>
          </w:r>
        </w:del>
      </w:ins>
      <w:ins w:id="414" w:author="Pitkänen Juho" w:date="2026-03-03T16:08:00Z" w16du:dateUtc="2026-03-03T15:08:00Z">
        <w:del w:id="415" w:author="Ramin Miraftabi" w:date="2026-07-08T09:49:00Z" w16du:dateUtc="2026-07-08T07:49:00Z">
          <w:r w:rsidRPr="00EB10E4" w:rsidDel="008C5D35">
            <w:rPr>
              <w:i w:val="0"/>
              <w:rPrChange w:id="416" w:author="Ramin Miraftabi" w:date="2026-07-07T15:17:00Z" w16du:dateUtc="2026-07-07T13:17:00Z">
                <w:rPr>
                  <w:i w:val="0"/>
                  <w:lang w:val="en-US"/>
                </w:rPr>
              </w:rPrChange>
            </w:rPr>
            <w:delText>7</w:delText>
          </w:r>
        </w:del>
      </w:ins>
      <w:ins w:id="417" w:author="Pitkänen Juho" w:date="2026-03-03T16:07:00Z" w16du:dateUtc="2026-03-03T15:07:00Z">
        <w:del w:id="418" w:author="Ramin Miraftabi" w:date="2026-07-08T09:49:00Z" w16du:dateUtc="2026-07-08T07:49:00Z">
          <w:r w:rsidRPr="00EB10E4" w:rsidDel="008C5D35">
            <w:rPr>
              <w:i w:val="0"/>
              <w:rPrChange w:id="419" w:author="Ramin Miraftabi" w:date="2026-07-07T15:17:00Z" w16du:dateUtc="2026-07-07T13:17:00Z">
                <w:rPr>
                  <w:i w:val="0"/>
                  <w:lang w:val="en-US"/>
                </w:rPr>
              </w:rPrChange>
            </w:rPr>
            <w:delText xml:space="preserve"> </w:delText>
          </w:r>
        </w:del>
      </w:ins>
      <w:ins w:id="420" w:author="Pitkänen Juho" w:date="2026-03-03T16:08:00Z" w16du:dateUtc="2026-03-03T15:08:00Z">
        <w:del w:id="421" w:author="Ramin Miraftabi" w:date="2026-07-08T09:49:00Z" w16du:dateUtc="2026-07-08T07:49:00Z">
          <w:r w:rsidRPr="00EB10E4" w:rsidDel="008C5D35">
            <w:rPr>
              <w:i w:val="0"/>
              <w:rPrChange w:id="422" w:author="Ramin Miraftabi" w:date="2026-07-07T15:17:00Z" w16du:dateUtc="2026-07-07T13:17:00Z">
                <w:rPr>
                  <w:i w:val="0"/>
                  <w:lang w:val="en-US"/>
                </w:rPr>
              </w:rPrChange>
            </w:rPr>
            <w:delText>–</w:delText>
          </w:r>
        </w:del>
      </w:ins>
      <w:ins w:id="423" w:author="Pitkänen Juho" w:date="2026-03-03T16:07:00Z" w16du:dateUtc="2026-03-03T15:07:00Z">
        <w:del w:id="424" w:author="Ramin Miraftabi" w:date="2026-07-08T09:49:00Z" w16du:dateUtc="2026-07-08T07:49:00Z">
          <w:r w:rsidRPr="00EB10E4" w:rsidDel="008C5D35">
            <w:rPr>
              <w:i w:val="0"/>
              <w:rPrChange w:id="425" w:author="Ramin Miraftabi" w:date="2026-07-07T15:17:00Z" w16du:dateUtc="2026-07-07T13:17:00Z">
                <w:rPr>
                  <w:i w:val="0"/>
                  <w:lang w:val="en-US"/>
                </w:rPr>
              </w:rPrChange>
            </w:rPr>
            <w:delText xml:space="preserve"> </w:delText>
          </w:r>
        </w:del>
      </w:ins>
      <w:ins w:id="426" w:author="Pitkänen Juho" w:date="2026-03-03T16:08:00Z" w16du:dateUtc="2026-03-03T15:08:00Z">
        <w:del w:id="427" w:author="Ramin Miraftabi" w:date="2026-07-08T09:49:00Z" w16du:dateUtc="2026-07-08T07:49:00Z">
          <w:r w:rsidRPr="00EB10E4" w:rsidDel="008C5D35">
            <w:rPr>
              <w:i w:val="0"/>
              <w:rPrChange w:id="428" w:author="Ramin Miraftabi" w:date="2026-07-07T15:17:00Z" w16du:dateUtc="2026-07-07T13:17:00Z">
                <w:rPr>
                  <w:i w:val="0"/>
                  <w:lang w:val="en-US"/>
                </w:rPr>
              </w:rPrChange>
            </w:rPr>
            <w:delText>Vessel can discover compatible VTS Traffic Clearance Services</w:delText>
          </w:r>
        </w:del>
      </w:ins>
    </w:p>
    <w:p w14:paraId="475A5D95" w14:textId="7DB5025A" w:rsidR="0023012D" w:rsidRPr="00EB10E4" w:rsidDel="008C5D35" w:rsidRDefault="0064153C" w:rsidP="00B9300E">
      <w:pPr>
        <w:pStyle w:val="BodyText"/>
        <w:spacing w:before="120"/>
        <w:rPr>
          <w:ins w:id="429" w:author="Pitkänen Juho" w:date="2026-03-03T16:07:00Z" w16du:dateUtc="2026-03-03T15:07:00Z"/>
          <w:del w:id="430" w:author="Ramin Miraftabi" w:date="2026-07-08T09:49:00Z" w16du:dateUtc="2026-07-08T07:49:00Z"/>
        </w:rPr>
      </w:pPr>
      <w:ins w:id="431" w:author="Pitkänen Juho" w:date="2026-03-03T16:08:00Z" w16du:dateUtc="2026-03-03T15:08:00Z">
        <w:del w:id="432" w:author="Ramin Miraftabi" w:date="2026-07-08T09:49:00Z" w16du:dateUtc="2026-07-08T07:49:00Z">
          <w:r w:rsidRPr="00EB10E4" w:rsidDel="008C5D35">
            <w:rPr>
              <w:rPrChange w:id="433" w:author="Ramin Miraftabi" w:date="2026-07-07T15:17:00Z" w16du:dateUtc="2026-07-07T13:17:00Z">
                <w:rPr>
                  <w:lang w:val="en-US"/>
                </w:rPr>
              </w:rPrChange>
            </w:rPr>
            <w:delText>See IALA G1191 f</w:delText>
          </w:r>
        </w:del>
      </w:ins>
      <w:ins w:id="434" w:author="Pitkänen Juho" w:date="2026-03-03T16:09:00Z" w16du:dateUtc="2026-03-03T15:09:00Z">
        <w:del w:id="435" w:author="Ramin Miraftabi" w:date="2026-07-08T09:49:00Z" w16du:dateUtc="2026-07-08T07:49:00Z">
          <w:r w:rsidRPr="00EB10E4" w:rsidDel="008C5D35">
            <w:rPr>
              <w:rPrChange w:id="436" w:author="Ramin Miraftabi" w:date="2026-07-07T15:17:00Z" w16du:dateUtc="2026-07-07T13:17:00Z">
                <w:rPr>
                  <w:lang w:val="en-US"/>
                </w:rPr>
              </w:rPrChange>
            </w:rPr>
            <w:delText>or a description of service discovery use case.</w:delText>
          </w:r>
        </w:del>
      </w:ins>
    </w:p>
    <w:p w14:paraId="12A8EA9E" w14:textId="0202FAC1" w:rsidR="00B9300E" w:rsidRPr="00EB10E4" w:rsidRDefault="00B9300E" w:rsidP="00B9300E">
      <w:pPr>
        <w:pStyle w:val="BodyText"/>
        <w:spacing w:before="120"/>
      </w:pPr>
      <w:r w:rsidRPr="00EB10E4">
        <w:t>Figure 2 gives an overview of the dataflows between vessels using the traffic clearance service and VTS.</w:t>
      </w:r>
    </w:p>
    <w:p w14:paraId="6A8855D3" w14:textId="50826BFA" w:rsidR="0006398B" w:rsidRPr="00EB10E4" w:rsidRDefault="00B9300E" w:rsidP="00B9300E">
      <w:pPr>
        <w:pStyle w:val="BodyText"/>
      </w:pPr>
      <w:r w:rsidRPr="00EB10E4">
        <w:t>Note that in the actual messages there is no concept of planned, estimated or requested time. The timestamp is passed in a more neutral effectiveTime field with the context of the time being conveyed by the subjectOfCommunication field and the type of request in the messageStatus field.</w:t>
      </w:r>
    </w:p>
    <w:p w14:paraId="450EB518" w14:textId="6E53239D" w:rsidR="00B9300E" w:rsidRPr="00EB10E4" w:rsidRDefault="004C45C8" w:rsidP="00B9300E">
      <w:pPr>
        <w:pStyle w:val="BodyText"/>
      </w:pPr>
      <w:r w:rsidRPr="00EB10E4">
        <w:rPr>
          <w:noProof/>
          <w:lang w:eastAsia="sv-SE"/>
          <w:rPrChange w:id="437" w:author="Ramin Miraftabi" w:date="2026-07-07T15:17:00Z" w16du:dateUtc="2026-07-07T13:17:00Z">
            <w:rPr>
              <w:noProof/>
              <w:lang w:val="sv-SE" w:eastAsia="sv-SE"/>
            </w:rPr>
          </w:rPrChange>
        </w:rPr>
        <w:lastRenderedPageBreak/>
        <w:drawing>
          <wp:inline distT="0" distB="0" distL="0" distR="0" wp14:anchorId="068A3660" wp14:editId="2DD55D85">
            <wp:extent cx="6188710" cy="3223886"/>
            <wp:effectExtent l="0" t="0" r="0" b="2540"/>
            <wp:docPr id="3" name="Kuv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uva 10"/>
                    <pic:cNvPicPr>
                      <a:picLocks noChangeAspect="1" noChangeArrowheads="1"/>
                    </pic:cNvPicPr>
                  </pic:nvPicPr>
                  <pic:blipFill>
                    <a:blip r:embed="rId27">
                      <a:extLst>
                        <a:ext uri="{96DAC541-7B7A-43D3-8B79-37D633B846F1}">
                          <asvg:svgBlip xmlns:asvg="http://schemas.microsoft.com/office/drawing/2016/SVG/main" r:embed="rId28"/>
                        </a:ext>
                      </a:extLst>
                    </a:blip>
                    <a:stretch>
                      <a:fillRect/>
                    </a:stretch>
                  </pic:blipFill>
                  <pic:spPr bwMode="auto">
                    <a:xfrm>
                      <a:off x="0" y="0"/>
                      <a:ext cx="6188710" cy="3223886"/>
                    </a:xfrm>
                    <a:prstGeom prst="rect">
                      <a:avLst/>
                    </a:prstGeom>
                  </pic:spPr>
                </pic:pic>
              </a:graphicData>
            </a:graphic>
          </wp:inline>
        </w:drawing>
      </w:r>
    </w:p>
    <w:p w14:paraId="0CAE6A9D" w14:textId="72E33792" w:rsidR="004C45C8" w:rsidRPr="00EB10E4" w:rsidRDefault="004C45C8" w:rsidP="004C45C8">
      <w:pPr>
        <w:pStyle w:val="Caption"/>
        <w:rPr>
          <w:lang w:val="en-GB"/>
          <w:rPrChange w:id="438" w:author="Ramin Miraftabi" w:date="2026-07-07T15:17:00Z" w16du:dateUtc="2026-07-07T13:17:00Z">
            <w:rPr/>
          </w:rPrChange>
        </w:rPr>
      </w:pPr>
      <w:bookmarkStart w:id="439" w:name="_Toc196547570"/>
      <w:r w:rsidRPr="00EB10E4">
        <w:rPr>
          <w:lang w:val="en-GB"/>
          <w:rPrChange w:id="440" w:author="Ramin Miraftabi" w:date="2026-07-07T15:17:00Z" w16du:dateUtc="2026-07-07T13:17:00Z">
            <w:rPr/>
          </w:rPrChange>
        </w:rPr>
        <w:t xml:space="preserve">Figure </w:t>
      </w:r>
      <w:r w:rsidR="00EF66FC" w:rsidRPr="00EB10E4">
        <w:rPr>
          <w:lang w:val="en-GB"/>
          <w:rPrChange w:id="441" w:author="Ramin Miraftabi" w:date="2026-07-07T15:17:00Z" w16du:dateUtc="2026-07-07T13:17:00Z">
            <w:rPr/>
          </w:rPrChange>
        </w:rPr>
        <w:fldChar w:fldCharType="begin"/>
      </w:r>
      <w:r w:rsidR="00EF66FC" w:rsidRPr="00EB10E4">
        <w:rPr>
          <w:lang w:val="en-GB"/>
          <w:rPrChange w:id="442" w:author="Ramin Miraftabi" w:date="2026-07-07T15:17:00Z" w16du:dateUtc="2026-07-07T13:17:00Z">
            <w:rPr/>
          </w:rPrChange>
        </w:rPr>
        <w:instrText xml:space="preserve"> SEQ Figure \* ARABIC </w:instrText>
      </w:r>
      <w:r w:rsidR="00EF66FC" w:rsidRPr="00EB10E4">
        <w:rPr>
          <w:lang w:val="en-GB"/>
          <w:rPrChange w:id="443" w:author="Ramin Miraftabi" w:date="2026-07-07T15:17:00Z" w16du:dateUtc="2026-07-07T13:17:00Z">
            <w:rPr>
              <w:noProof/>
            </w:rPr>
          </w:rPrChange>
        </w:rPr>
        <w:fldChar w:fldCharType="separate"/>
      </w:r>
      <w:ins w:id="444" w:author="Ramin Miraftabi" w:date="2026-09-23T10:59:00Z" w16du:dateUtc="2026-09-23T08:59:00Z">
        <w:r w:rsidR="00A140A6">
          <w:rPr>
            <w:noProof/>
            <w:lang w:val="en-GB"/>
          </w:rPr>
          <w:t>2</w:t>
        </w:r>
      </w:ins>
      <w:del w:id="445" w:author="Ramin Miraftabi" w:date="2026-09-23T10:58:00Z" w16du:dateUtc="2026-09-23T08:58:00Z">
        <w:r w:rsidR="00EF66FC" w:rsidRPr="00EB10E4" w:rsidDel="00A140A6">
          <w:rPr>
            <w:noProof/>
            <w:lang w:val="en-GB"/>
            <w:rPrChange w:id="446" w:author="Ramin Miraftabi" w:date="2026-07-07T15:17:00Z" w16du:dateUtc="2026-07-07T13:17:00Z">
              <w:rPr>
                <w:noProof/>
              </w:rPr>
            </w:rPrChange>
          </w:rPr>
          <w:delText>2</w:delText>
        </w:r>
      </w:del>
      <w:r w:rsidR="00EF66FC" w:rsidRPr="00EB10E4">
        <w:rPr>
          <w:noProof/>
          <w:lang w:val="en-GB"/>
          <w:rPrChange w:id="447" w:author="Ramin Miraftabi" w:date="2026-07-07T15:17:00Z" w16du:dateUtc="2026-07-07T13:17:00Z">
            <w:rPr>
              <w:noProof/>
            </w:rPr>
          </w:rPrChange>
        </w:rPr>
        <w:fldChar w:fldCharType="end"/>
      </w:r>
      <w:r w:rsidRPr="00EB10E4">
        <w:rPr>
          <w:lang w:val="en-GB"/>
          <w:rPrChange w:id="448" w:author="Ramin Miraftabi" w:date="2026-07-07T15:17:00Z" w16du:dateUtc="2026-07-07T13:17:00Z">
            <w:rPr/>
          </w:rPrChange>
        </w:rPr>
        <w:t xml:space="preserve"> Traffic Clearance dataflow</w:t>
      </w:r>
      <w:bookmarkEnd w:id="439"/>
    </w:p>
    <w:p w14:paraId="6CBAD102" w14:textId="246CFB20" w:rsidR="00EE111C" w:rsidRPr="00EB10E4" w:rsidRDefault="00296E49" w:rsidP="00E64237">
      <w:pPr>
        <w:pStyle w:val="Heading2"/>
        <w:keepLines/>
        <w:rPr>
          <w:rPrChange w:id="449" w:author="Ramin Miraftabi" w:date="2026-07-07T15:17:00Z" w16du:dateUtc="2026-07-07T13:17:00Z">
            <w:rPr>
              <w:lang w:val="en-US"/>
            </w:rPr>
          </w:rPrChange>
        </w:rPr>
      </w:pPr>
      <w:bookmarkStart w:id="450" w:name="_Toc196547465"/>
      <w:r w:rsidRPr="00EB10E4">
        <w:rPr>
          <w:rPrChange w:id="451" w:author="Ramin Miraftabi" w:date="2026-07-07T15:17:00Z" w16du:dateUtc="2026-07-07T13:17:00Z">
            <w:rPr>
              <w:lang w:val="en-US"/>
            </w:rPr>
          </w:rPrChange>
        </w:rPr>
        <w:t>The business process of a traffic clearance request</w:t>
      </w:r>
      <w:bookmarkEnd w:id="450"/>
    </w:p>
    <w:p w14:paraId="5CDA6FAF" w14:textId="77777777" w:rsidR="00296E49" w:rsidRPr="00EB10E4" w:rsidRDefault="00296E49" w:rsidP="00E64237">
      <w:pPr>
        <w:pStyle w:val="Heading2separationline"/>
        <w:keepNext/>
        <w:keepLines/>
        <w:rPr>
          <w:rPrChange w:id="452" w:author="Ramin Miraftabi" w:date="2026-07-07T15:17:00Z" w16du:dateUtc="2026-07-07T13:17:00Z">
            <w:rPr>
              <w:lang w:val="en-US"/>
            </w:rPr>
          </w:rPrChange>
        </w:rPr>
      </w:pPr>
    </w:p>
    <w:p w14:paraId="4312F2C0" w14:textId="2E828577" w:rsidR="00296E49" w:rsidRPr="00EB10E4" w:rsidRDefault="004C33B0" w:rsidP="00E64237">
      <w:pPr>
        <w:pStyle w:val="BodyText"/>
        <w:keepNext/>
        <w:keepLines/>
        <w:rPr>
          <w:rPrChange w:id="453" w:author="Ramin Miraftabi" w:date="2026-07-07T15:17:00Z" w16du:dateUtc="2026-07-07T13:17:00Z">
            <w:rPr>
              <w:lang w:val="en-US"/>
            </w:rPr>
          </w:rPrChange>
        </w:rPr>
      </w:pPr>
      <w:r w:rsidRPr="00EB10E4">
        <w:rPr>
          <w:rPrChange w:id="454" w:author="Ramin Miraftabi" w:date="2026-07-07T15:17:00Z" w16du:dateUtc="2026-07-07T13:17:00Z">
            <w:rPr>
              <w:lang w:val="en-US"/>
            </w:rPr>
          </w:rPrChange>
        </w:rPr>
        <w:t>The following diagram illustrates the business process of a traffic clearance request and describes the allowed statuses of the request:</w:t>
      </w:r>
    </w:p>
    <w:p w14:paraId="1C57EC96" w14:textId="401A20FA" w:rsidR="004C33B0" w:rsidRPr="00EB10E4" w:rsidRDefault="00E0386F" w:rsidP="00296E49">
      <w:pPr>
        <w:pStyle w:val="BodyText"/>
        <w:rPr>
          <w:rPrChange w:id="455" w:author="Ramin Miraftabi" w:date="2026-07-07T15:17:00Z" w16du:dateUtc="2026-07-07T13:17:00Z">
            <w:rPr>
              <w:lang w:val="en-US"/>
            </w:rPr>
          </w:rPrChange>
        </w:rPr>
      </w:pPr>
      <w:r w:rsidRPr="00EB10E4">
        <w:rPr>
          <w:noProof/>
          <w:lang w:eastAsia="sv-SE"/>
          <w:rPrChange w:id="456" w:author="Ramin Miraftabi" w:date="2026-07-07T15:17:00Z" w16du:dateUtc="2026-07-07T13:17:00Z">
            <w:rPr>
              <w:noProof/>
              <w:lang w:val="sv-SE" w:eastAsia="sv-SE"/>
            </w:rPr>
          </w:rPrChange>
        </w:rPr>
        <w:drawing>
          <wp:inline distT="0" distB="0" distL="0" distR="0" wp14:anchorId="456FE9EA" wp14:editId="336505B2">
            <wp:extent cx="6188710" cy="3423343"/>
            <wp:effectExtent l="0" t="0" r="2540" b="5715"/>
            <wp:docPr id="201218601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86014" name="Graphic 2012186014"/>
                    <pic:cNvPicPr/>
                  </pic:nvPicPr>
                  <pic:blipFill>
                    <a:blip r:embed="rId29">
                      <a:extLst>
                        <a:ext uri="{96DAC541-7B7A-43D3-8B79-37D633B846F1}">
                          <asvg:svgBlip xmlns:asvg="http://schemas.microsoft.com/office/drawing/2016/SVG/main" r:embed="rId30"/>
                        </a:ext>
                      </a:extLst>
                    </a:blip>
                    <a:stretch>
                      <a:fillRect/>
                    </a:stretch>
                  </pic:blipFill>
                  <pic:spPr>
                    <a:xfrm>
                      <a:off x="0" y="0"/>
                      <a:ext cx="6188710" cy="3423343"/>
                    </a:xfrm>
                    <a:prstGeom prst="rect">
                      <a:avLst/>
                    </a:prstGeom>
                  </pic:spPr>
                </pic:pic>
              </a:graphicData>
            </a:graphic>
          </wp:inline>
        </w:drawing>
      </w:r>
    </w:p>
    <w:p w14:paraId="208134A1" w14:textId="262096CE" w:rsidR="00E0386F" w:rsidRPr="00EB10E4" w:rsidRDefault="00E0386F" w:rsidP="00E0386F">
      <w:pPr>
        <w:pStyle w:val="Caption"/>
        <w:rPr>
          <w:lang w:val="en-GB"/>
          <w:rPrChange w:id="457" w:author="Ramin Miraftabi" w:date="2026-07-07T15:17:00Z" w16du:dateUtc="2026-07-07T13:17:00Z">
            <w:rPr/>
          </w:rPrChange>
        </w:rPr>
      </w:pPr>
      <w:bookmarkStart w:id="458" w:name="_Toc196547571"/>
      <w:r w:rsidRPr="00EB10E4">
        <w:rPr>
          <w:lang w:val="en-GB"/>
          <w:rPrChange w:id="459" w:author="Ramin Miraftabi" w:date="2026-07-07T15:17:00Z" w16du:dateUtc="2026-07-07T13:17:00Z">
            <w:rPr/>
          </w:rPrChange>
        </w:rPr>
        <w:t xml:space="preserve">Figure </w:t>
      </w:r>
      <w:r w:rsidR="00EF66FC" w:rsidRPr="00EB10E4">
        <w:rPr>
          <w:lang w:val="en-GB"/>
          <w:rPrChange w:id="460" w:author="Ramin Miraftabi" w:date="2026-07-07T15:17:00Z" w16du:dateUtc="2026-07-07T13:17:00Z">
            <w:rPr/>
          </w:rPrChange>
        </w:rPr>
        <w:fldChar w:fldCharType="begin"/>
      </w:r>
      <w:r w:rsidR="00EF66FC" w:rsidRPr="00EB10E4">
        <w:rPr>
          <w:lang w:val="en-GB"/>
          <w:rPrChange w:id="461" w:author="Ramin Miraftabi" w:date="2026-07-07T15:17:00Z" w16du:dateUtc="2026-07-07T13:17:00Z">
            <w:rPr/>
          </w:rPrChange>
        </w:rPr>
        <w:instrText xml:space="preserve"> SEQ Figure \* ARABIC </w:instrText>
      </w:r>
      <w:r w:rsidR="00EF66FC" w:rsidRPr="00EB10E4">
        <w:rPr>
          <w:lang w:val="en-GB"/>
          <w:rPrChange w:id="462" w:author="Ramin Miraftabi" w:date="2026-07-07T15:17:00Z" w16du:dateUtc="2026-07-07T13:17:00Z">
            <w:rPr>
              <w:noProof/>
            </w:rPr>
          </w:rPrChange>
        </w:rPr>
        <w:fldChar w:fldCharType="separate"/>
      </w:r>
      <w:ins w:id="463" w:author="Ramin Miraftabi" w:date="2026-09-23T10:59:00Z" w16du:dateUtc="2026-09-23T08:59:00Z">
        <w:r w:rsidR="00A140A6">
          <w:rPr>
            <w:noProof/>
            <w:lang w:val="en-GB"/>
          </w:rPr>
          <w:t>3</w:t>
        </w:r>
      </w:ins>
      <w:del w:id="464" w:author="Ramin Miraftabi" w:date="2026-09-23T10:58:00Z" w16du:dateUtc="2026-09-23T08:58:00Z">
        <w:r w:rsidR="00EF66FC" w:rsidRPr="00EB10E4" w:rsidDel="00A140A6">
          <w:rPr>
            <w:noProof/>
            <w:lang w:val="en-GB"/>
            <w:rPrChange w:id="465" w:author="Ramin Miraftabi" w:date="2026-07-07T15:17:00Z" w16du:dateUtc="2026-07-07T13:17:00Z">
              <w:rPr>
                <w:noProof/>
              </w:rPr>
            </w:rPrChange>
          </w:rPr>
          <w:delText>3</w:delText>
        </w:r>
      </w:del>
      <w:r w:rsidR="00EF66FC" w:rsidRPr="00EB10E4">
        <w:rPr>
          <w:noProof/>
          <w:lang w:val="en-GB"/>
          <w:rPrChange w:id="466" w:author="Ramin Miraftabi" w:date="2026-07-07T15:17:00Z" w16du:dateUtc="2026-07-07T13:17:00Z">
            <w:rPr>
              <w:noProof/>
            </w:rPr>
          </w:rPrChange>
        </w:rPr>
        <w:fldChar w:fldCharType="end"/>
      </w:r>
      <w:r w:rsidRPr="00EB10E4">
        <w:rPr>
          <w:lang w:val="en-GB"/>
          <w:rPrChange w:id="467" w:author="Ramin Miraftabi" w:date="2026-07-07T15:17:00Z" w16du:dateUtc="2026-07-07T13:17:00Z">
            <w:rPr/>
          </w:rPrChange>
        </w:rPr>
        <w:t xml:space="preserve"> Traffic Clearance Business Process</w:t>
      </w:r>
      <w:bookmarkEnd w:id="458"/>
    </w:p>
    <w:p w14:paraId="6749A277" w14:textId="1837972B" w:rsidR="00FF21F7" w:rsidRPr="00EB10E4" w:rsidRDefault="00FF21F7" w:rsidP="00FF21F7">
      <w:pPr>
        <w:pStyle w:val="Heading2"/>
        <w:rPr>
          <w:rPrChange w:id="468" w:author="Ramin Miraftabi" w:date="2026-07-07T15:17:00Z" w16du:dateUtc="2026-07-07T13:17:00Z">
            <w:rPr>
              <w:lang w:val="en-US"/>
            </w:rPr>
          </w:rPrChange>
        </w:rPr>
      </w:pPr>
      <w:bookmarkStart w:id="469" w:name="_Toc196547466"/>
      <w:r w:rsidRPr="00EB10E4">
        <w:rPr>
          <w:rPrChange w:id="470" w:author="Ramin Miraftabi" w:date="2026-07-07T15:17:00Z" w16du:dateUtc="2026-07-07T13:17:00Z">
            <w:rPr>
              <w:lang w:val="en-US"/>
            </w:rPr>
          </w:rPrChange>
        </w:rPr>
        <w:t>Functional and non-functional requirements</w:t>
      </w:r>
      <w:bookmarkEnd w:id="469"/>
    </w:p>
    <w:p w14:paraId="11BDA9B0" w14:textId="77777777" w:rsidR="00073E5F" w:rsidRPr="00EB10E4" w:rsidRDefault="00073E5F" w:rsidP="00073E5F">
      <w:pPr>
        <w:pStyle w:val="Heading2separationline"/>
        <w:rPr>
          <w:rPrChange w:id="471" w:author="Ramin Miraftabi" w:date="2026-07-07T15:17:00Z" w16du:dateUtc="2026-07-07T13:17:00Z">
            <w:rPr>
              <w:lang w:val="en-US"/>
            </w:rPr>
          </w:rPrChange>
        </w:rPr>
      </w:pPr>
    </w:p>
    <w:p w14:paraId="1E9773DD" w14:textId="6BA698A7" w:rsidR="007F2F88" w:rsidRPr="00EB10E4" w:rsidRDefault="006C2FC2" w:rsidP="007F2F88">
      <w:pPr>
        <w:pStyle w:val="BodyText"/>
        <w:rPr>
          <w:rPrChange w:id="472" w:author="Ramin Miraftabi" w:date="2026-07-07T15:17:00Z" w16du:dateUtc="2026-07-07T13:17:00Z">
            <w:rPr>
              <w:lang w:val="en-US"/>
            </w:rPr>
          </w:rPrChange>
        </w:rPr>
      </w:pPr>
      <w:r w:rsidRPr="00EB10E4">
        <w:rPr>
          <w:rPrChange w:id="473" w:author="Ramin Miraftabi" w:date="2026-07-07T15:17:00Z" w16du:dateUtc="2026-07-07T13:17:00Z">
            <w:rPr>
              <w:lang w:val="en-US"/>
            </w:rPr>
          </w:rPrChange>
        </w:rPr>
        <w:lastRenderedPageBreak/>
        <w:t>For the sake of brevity, any reference in use cases to estimated time of arrival/departure (ETA/ETD) may either be estimated or planned time of arrival/departure (PTA/PTD). If the VTS send a request for a time it is always requested time of arrival/departure (RTA/RTD).</w:t>
      </w:r>
    </w:p>
    <w:p w14:paraId="27DA4DA3" w14:textId="38C6CBC1" w:rsidR="0006669C" w:rsidRPr="00EB10E4" w:rsidRDefault="0006669C" w:rsidP="0006669C">
      <w:pPr>
        <w:pStyle w:val="Heading3"/>
        <w:rPr>
          <w:rPrChange w:id="474" w:author="Ramin Miraftabi" w:date="2026-07-07T15:17:00Z" w16du:dateUtc="2026-07-07T13:17:00Z">
            <w:rPr>
              <w:lang w:val="en-US"/>
            </w:rPr>
          </w:rPrChange>
        </w:rPr>
      </w:pPr>
      <w:bookmarkStart w:id="475" w:name="_Toc196547467"/>
      <w:r w:rsidRPr="00EB10E4">
        <w:rPr>
          <w:rPrChange w:id="476" w:author="Ramin Miraftabi" w:date="2026-07-07T15:17:00Z" w16du:dateUtc="2026-07-07T13:17:00Z">
            <w:rPr>
              <w:lang w:val="en-US"/>
            </w:rPr>
          </w:rPrChange>
        </w:rPr>
        <w:t>Functional requirements</w:t>
      </w:r>
      <w:bookmarkEnd w:id="475"/>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06669C" w:rsidRPr="00EB10E4" w14:paraId="0E2EE156" w14:textId="77777777" w:rsidTr="00B62881">
        <w:tc>
          <w:tcPr>
            <w:tcW w:w="2405" w:type="dxa"/>
            <w:vAlign w:val="center"/>
          </w:tcPr>
          <w:p w14:paraId="1B2845BB" w14:textId="2A6DAE9B" w:rsidR="0006669C" w:rsidRPr="00EB10E4" w:rsidRDefault="0006669C" w:rsidP="008B1B67">
            <w:pPr>
              <w:pStyle w:val="Bullet1"/>
              <w:numPr>
                <w:ilvl w:val="0"/>
                <w:numId w:val="0"/>
              </w:numPr>
              <w:spacing w:line="240" w:lineRule="auto"/>
              <w:contextualSpacing w:val="0"/>
              <w:rPr>
                <w:b/>
                <w:bCs/>
                <w:color w:val="00558C"/>
              </w:rPr>
            </w:pPr>
            <w:r w:rsidRPr="00EB10E4">
              <w:rPr>
                <w:b/>
                <w:bCs/>
                <w:color w:val="00558C"/>
              </w:rPr>
              <w:t>Re</w:t>
            </w:r>
            <w:r w:rsidR="00B62881" w:rsidRPr="00EB10E4">
              <w:rPr>
                <w:b/>
                <w:bCs/>
                <w:color w:val="00558C"/>
              </w:rPr>
              <w:t>quirement ID</w:t>
            </w:r>
          </w:p>
        </w:tc>
        <w:tc>
          <w:tcPr>
            <w:tcW w:w="7336" w:type="dxa"/>
            <w:vAlign w:val="center"/>
          </w:tcPr>
          <w:p w14:paraId="7307D2CC" w14:textId="2D60FB66" w:rsidR="0006669C" w:rsidRPr="00EB10E4" w:rsidRDefault="001D2268" w:rsidP="00E56329">
            <w:pPr>
              <w:pStyle w:val="Tabletext"/>
            </w:pPr>
            <w:r w:rsidRPr="00EB10E4">
              <w:t>TCSF001</w:t>
            </w:r>
          </w:p>
        </w:tc>
      </w:tr>
      <w:tr w:rsidR="0006669C" w:rsidRPr="00EB10E4" w14:paraId="48ABDA87" w14:textId="77777777" w:rsidTr="00B62881">
        <w:tc>
          <w:tcPr>
            <w:tcW w:w="2405" w:type="dxa"/>
            <w:vAlign w:val="center"/>
          </w:tcPr>
          <w:p w14:paraId="37875238" w14:textId="557A0AA0" w:rsidR="0006669C" w:rsidRPr="00EB10E4" w:rsidRDefault="00B62881" w:rsidP="008B1B67">
            <w:pPr>
              <w:pStyle w:val="Bullet1"/>
              <w:numPr>
                <w:ilvl w:val="0"/>
                <w:numId w:val="0"/>
              </w:numPr>
              <w:spacing w:line="240" w:lineRule="auto"/>
              <w:contextualSpacing w:val="0"/>
              <w:rPr>
                <w:b/>
                <w:bCs/>
                <w:color w:val="00558C"/>
              </w:rPr>
            </w:pPr>
            <w:r w:rsidRPr="00EB10E4">
              <w:rPr>
                <w:b/>
                <w:bCs/>
                <w:color w:val="00558C"/>
              </w:rPr>
              <w:t>Requirement Name</w:t>
            </w:r>
          </w:p>
        </w:tc>
        <w:tc>
          <w:tcPr>
            <w:tcW w:w="7336" w:type="dxa"/>
            <w:vAlign w:val="center"/>
          </w:tcPr>
          <w:p w14:paraId="5D6A0E1A" w14:textId="539C0F73" w:rsidR="0006669C" w:rsidRPr="00EB10E4" w:rsidRDefault="00FE46E0" w:rsidP="00E56329">
            <w:pPr>
              <w:pStyle w:val="Tabletext"/>
            </w:pPr>
            <w:r w:rsidRPr="00EB10E4">
              <w:t xml:space="preserve">Receive </w:t>
            </w:r>
            <w:del w:id="477" w:author="Ramin Miraftabi" w:date="2026-09-22T11:40:00Z" w16du:dateUtc="2026-09-22T09:40:00Z">
              <w:r w:rsidRPr="00EB10E4" w:rsidDel="003C274A">
                <w:delText>estimated</w:delText>
              </w:r>
            </w:del>
            <w:ins w:id="478" w:author="Ramin Miraftabi" w:date="2026-09-22T11:40:00Z" w16du:dateUtc="2026-09-22T09:40:00Z">
              <w:r w:rsidR="003C274A">
                <w:t>ETA</w:t>
              </w:r>
            </w:ins>
            <w:r w:rsidRPr="00EB10E4">
              <w:t xml:space="preserve"> from vessel</w:t>
            </w:r>
          </w:p>
        </w:tc>
      </w:tr>
      <w:tr w:rsidR="0006669C" w:rsidRPr="00EB10E4" w14:paraId="1E325C39" w14:textId="77777777" w:rsidTr="00B62881">
        <w:tc>
          <w:tcPr>
            <w:tcW w:w="2405" w:type="dxa"/>
            <w:vAlign w:val="center"/>
          </w:tcPr>
          <w:p w14:paraId="03EB5A24" w14:textId="333009FB" w:rsidR="0006669C" w:rsidRPr="00EB10E4" w:rsidRDefault="00B62881" w:rsidP="008B1B67">
            <w:pPr>
              <w:pStyle w:val="Bullet1"/>
              <w:numPr>
                <w:ilvl w:val="0"/>
                <w:numId w:val="0"/>
              </w:numPr>
              <w:spacing w:line="240" w:lineRule="auto"/>
              <w:contextualSpacing w:val="0"/>
              <w:rPr>
                <w:b/>
                <w:bCs/>
                <w:color w:val="00558C"/>
              </w:rPr>
            </w:pPr>
            <w:r w:rsidRPr="00EB10E4">
              <w:rPr>
                <w:b/>
                <w:bCs/>
                <w:color w:val="00558C"/>
              </w:rPr>
              <w:t>Requirement Text</w:t>
            </w:r>
          </w:p>
        </w:tc>
        <w:tc>
          <w:tcPr>
            <w:tcW w:w="7336" w:type="dxa"/>
            <w:vAlign w:val="center"/>
          </w:tcPr>
          <w:p w14:paraId="7A716879" w14:textId="77777777" w:rsidR="00FA4BA8" w:rsidRPr="00EB10E4" w:rsidRDefault="00FA4BA8" w:rsidP="00E56329">
            <w:pPr>
              <w:pStyle w:val="Tabletext"/>
            </w:pPr>
            <w:r w:rsidRPr="00EB10E4">
              <w:t xml:space="preserve">A vessel must be able to send its estimated time of arrival (ETA) to the service. The service must have the ability to forward the received ETA to the VTS System. </w:t>
            </w:r>
          </w:p>
          <w:p w14:paraId="76EDDC89" w14:textId="07DC88AE" w:rsidR="0006669C" w:rsidRPr="00EB10E4" w:rsidRDefault="00FA4BA8" w:rsidP="00E56329">
            <w:pPr>
              <w:pStyle w:val="Tabletext"/>
            </w:pPr>
            <w:r w:rsidRPr="00EB10E4">
              <w:t>The ETA may refer to arrival to VTS area, berth, anchoring or passing through a VTS area and may refer to a specified location, moving between specified locations or a geographical location referred to with a geometry.</w:t>
            </w:r>
          </w:p>
        </w:tc>
      </w:tr>
      <w:tr w:rsidR="0006669C" w:rsidRPr="00EB10E4" w14:paraId="610C8AF7" w14:textId="77777777" w:rsidTr="00B62881">
        <w:tc>
          <w:tcPr>
            <w:tcW w:w="2405" w:type="dxa"/>
            <w:vAlign w:val="center"/>
          </w:tcPr>
          <w:p w14:paraId="0D08B247" w14:textId="4CF4C047" w:rsidR="0006669C" w:rsidRPr="00EB10E4" w:rsidRDefault="002B122C" w:rsidP="008B1B67">
            <w:pPr>
              <w:pStyle w:val="Bullet1"/>
              <w:numPr>
                <w:ilvl w:val="0"/>
                <w:numId w:val="0"/>
              </w:numPr>
              <w:spacing w:line="240" w:lineRule="auto"/>
              <w:contextualSpacing w:val="0"/>
              <w:rPr>
                <w:b/>
                <w:bCs/>
                <w:color w:val="00558C"/>
              </w:rPr>
            </w:pPr>
            <w:r w:rsidRPr="00EB10E4">
              <w:rPr>
                <w:b/>
                <w:bCs/>
                <w:color w:val="00558C"/>
              </w:rPr>
              <w:t>Rationale</w:t>
            </w:r>
          </w:p>
        </w:tc>
        <w:tc>
          <w:tcPr>
            <w:tcW w:w="7336" w:type="dxa"/>
            <w:vAlign w:val="center"/>
          </w:tcPr>
          <w:p w14:paraId="21AC10C8" w14:textId="25C83162" w:rsidR="0006669C" w:rsidRPr="00EB10E4" w:rsidRDefault="00E56329" w:rsidP="00E56329">
            <w:pPr>
              <w:pStyle w:val="Tabletext"/>
            </w:pPr>
            <w:r w:rsidRPr="00EB10E4">
              <w:t>Sending the ETA of the vessel to the service is a core requirement of the service. In most cases the ETA sent will be the ETA to port, but it could be any ETA that is needed to communicate between the vessel and VTS.</w:t>
            </w:r>
          </w:p>
        </w:tc>
      </w:tr>
      <w:tr w:rsidR="002B122C" w:rsidRPr="00EB10E4" w14:paraId="1F837F1D" w14:textId="77777777" w:rsidTr="00B62881">
        <w:tc>
          <w:tcPr>
            <w:tcW w:w="2405" w:type="dxa"/>
            <w:vAlign w:val="center"/>
          </w:tcPr>
          <w:p w14:paraId="18FA4340" w14:textId="1360AE85" w:rsidR="002B122C" w:rsidRPr="00EB10E4" w:rsidRDefault="002B122C" w:rsidP="008B1B67">
            <w:pPr>
              <w:pStyle w:val="Bullet1"/>
              <w:numPr>
                <w:ilvl w:val="0"/>
                <w:numId w:val="0"/>
              </w:numPr>
              <w:spacing w:line="240" w:lineRule="auto"/>
              <w:contextualSpacing w:val="0"/>
              <w:rPr>
                <w:b/>
                <w:bCs/>
                <w:color w:val="00558C"/>
              </w:rPr>
            </w:pPr>
            <w:r w:rsidRPr="00EB10E4">
              <w:rPr>
                <w:b/>
                <w:bCs/>
                <w:color w:val="00558C"/>
              </w:rPr>
              <w:t>Author</w:t>
            </w:r>
          </w:p>
        </w:tc>
        <w:tc>
          <w:tcPr>
            <w:tcW w:w="7336" w:type="dxa"/>
            <w:vAlign w:val="center"/>
          </w:tcPr>
          <w:p w14:paraId="53F2AA7E" w14:textId="77777777" w:rsidR="002B122C" w:rsidRPr="00EB10E4" w:rsidRDefault="002B122C" w:rsidP="00E56329">
            <w:pPr>
              <w:pStyle w:val="Tabletext"/>
            </w:pPr>
          </w:p>
        </w:tc>
      </w:tr>
    </w:tbl>
    <w:p w14:paraId="078DEBD1" w14:textId="77777777" w:rsidR="0006669C" w:rsidRPr="00EB10E4" w:rsidRDefault="0006669C" w:rsidP="0006669C">
      <w:pPr>
        <w:pStyle w:val="BodyText"/>
      </w:pPr>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E56329" w:rsidRPr="00EB10E4" w14:paraId="03D1D513" w14:textId="77777777" w:rsidTr="00C53E29">
        <w:tc>
          <w:tcPr>
            <w:tcW w:w="2405" w:type="dxa"/>
            <w:vAlign w:val="center"/>
          </w:tcPr>
          <w:p w14:paraId="7693D00B" w14:textId="77777777" w:rsidR="00E56329" w:rsidRPr="00EB10E4" w:rsidRDefault="00E56329" w:rsidP="00C53E29">
            <w:pPr>
              <w:pStyle w:val="Bullet1"/>
              <w:numPr>
                <w:ilvl w:val="0"/>
                <w:numId w:val="0"/>
              </w:numPr>
              <w:spacing w:line="240" w:lineRule="auto"/>
              <w:contextualSpacing w:val="0"/>
              <w:rPr>
                <w:b/>
                <w:bCs/>
                <w:color w:val="00558C"/>
              </w:rPr>
            </w:pPr>
            <w:r w:rsidRPr="00EB10E4">
              <w:rPr>
                <w:b/>
                <w:bCs/>
                <w:color w:val="00558C"/>
              </w:rPr>
              <w:t>Requirement ID</w:t>
            </w:r>
          </w:p>
        </w:tc>
        <w:tc>
          <w:tcPr>
            <w:tcW w:w="7336" w:type="dxa"/>
            <w:vAlign w:val="center"/>
          </w:tcPr>
          <w:p w14:paraId="1FA1233E" w14:textId="0B0E5F9E" w:rsidR="00E56329" w:rsidRPr="00EB10E4" w:rsidRDefault="00E56329" w:rsidP="00C53E29">
            <w:pPr>
              <w:pStyle w:val="Tabletext"/>
            </w:pPr>
            <w:r w:rsidRPr="00EB10E4">
              <w:t>TCSF002</w:t>
            </w:r>
          </w:p>
        </w:tc>
      </w:tr>
      <w:tr w:rsidR="00E56329" w:rsidRPr="00EB10E4" w14:paraId="7143DB62" w14:textId="77777777" w:rsidTr="00C53E29">
        <w:tc>
          <w:tcPr>
            <w:tcW w:w="2405" w:type="dxa"/>
            <w:vAlign w:val="center"/>
          </w:tcPr>
          <w:p w14:paraId="23E7DB53" w14:textId="77777777" w:rsidR="00E56329" w:rsidRPr="00EB10E4" w:rsidRDefault="00E56329" w:rsidP="00C53E29">
            <w:pPr>
              <w:pStyle w:val="Bullet1"/>
              <w:numPr>
                <w:ilvl w:val="0"/>
                <w:numId w:val="0"/>
              </w:numPr>
              <w:spacing w:line="240" w:lineRule="auto"/>
              <w:contextualSpacing w:val="0"/>
              <w:rPr>
                <w:b/>
                <w:bCs/>
                <w:color w:val="00558C"/>
              </w:rPr>
            </w:pPr>
            <w:r w:rsidRPr="00EB10E4">
              <w:rPr>
                <w:b/>
                <w:bCs/>
                <w:color w:val="00558C"/>
              </w:rPr>
              <w:t>Requirement Name</w:t>
            </w:r>
          </w:p>
        </w:tc>
        <w:tc>
          <w:tcPr>
            <w:tcW w:w="7336" w:type="dxa"/>
            <w:vAlign w:val="center"/>
          </w:tcPr>
          <w:p w14:paraId="10D5B315" w14:textId="0649C749" w:rsidR="00E56329" w:rsidRPr="00EB10E4" w:rsidRDefault="003F2343" w:rsidP="00C53E29">
            <w:pPr>
              <w:pStyle w:val="Tabletext"/>
            </w:pPr>
            <w:r w:rsidRPr="00EB10E4">
              <w:t>Receive ETD from vessel</w:t>
            </w:r>
          </w:p>
        </w:tc>
      </w:tr>
      <w:tr w:rsidR="00E56329" w:rsidRPr="00EB10E4" w14:paraId="4D7A8B89" w14:textId="77777777" w:rsidTr="00C53E29">
        <w:tc>
          <w:tcPr>
            <w:tcW w:w="2405" w:type="dxa"/>
            <w:vAlign w:val="center"/>
          </w:tcPr>
          <w:p w14:paraId="534425A1" w14:textId="77777777" w:rsidR="00E56329" w:rsidRPr="00EB10E4" w:rsidRDefault="00E56329" w:rsidP="00C53E29">
            <w:pPr>
              <w:pStyle w:val="Bullet1"/>
              <w:numPr>
                <w:ilvl w:val="0"/>
                <w:numId w:val="0"/>
              </w:numPr>
              <w:spacing w:line="240" w:lineRule="auto"/>
              <w:contextualSpacing w:val="0"/>
              <w:rPr>
                <w:b/>
                <w:bCs/>
                <w:color w:val="00558C"/>
              </w:rPr>
            </w:pPr>
            <w:r w:rsidRPr="00EB10E4">
              <w:rPr>
                <w:b/>
                <w:bCs/>
                <w:color w:val="00558C"/>
              </w:rPr>
              <w:t>Requirement Text</w:t>
            </w:r>
          </w:p>
        </w:tc>
        <w:tc>
          <w:tcPr>
            <w:tcW w:w="7336" w:type="dxa"/>
            <w:vAlign w:val="center"/>
          </w:tcPr>
          <w:p w14:paraId="6D08815F" w14:textId="77777777" w:rsidR="00B53FDF" w:rsidRPr="00EB10E4" w:rsidRDefault="00B53FDF" w:rsidP="00B53FDF">
            <w:pPr>
              <w:pStyle w:val="Tabletext"/>
            </w:pPr>
            <w:r w:rsidRPr="00EB10E4">
              <w:t>A vessel must be able to send its estimated time of departure (ETD) to the service. The service must have the ability to forward the received ETD to the VTS System.</w:t>
            </w:r>
          </w:p>
          <w:p w14:paraId="3E11D739" w14:textId="1FCE3F71" w:rsidR="00E56329" w:rsidRPr="00EB10E4" w:rsidRDefault="00B53FDF" w:rsidP="00B53FDF">
            <w:pPr>
              <w:pStyle w:val="Tabletext"/>
            </w:pPr>
            <w:r w:rsidRPr="00EB10E4">
              <w:t>The ETD may refer to leaving from VTS area, berth, anchoring or passing through a VTS area and may refer to a specified location, moving between specified locations or a geographical location referred to with a geometry.</w:t>
            </w:r>
          </w:p>
        </w:tc>
      </w:tr>
      <w:tr w:rsidR="00E56329" w:rsidRPr="00EB10E4" w14:paraId="4D4D39DA" w14:textId="77777777" w:rsidTr="00C53E29">
        <w:tc>
          <w:tcPr>
            <w:tcW w:w="2405" w:type="dxa"/>
            <w:vAlign w:val="center"/>
          </w:tcPr>
          <w:p w14:paraId="7147DAD6" w14:textId="77777777" w:rsidR="00E56329" w:rsidRPr="00EB10E4" w:rsidRDefault="00E56329" w:rsidP="00C53E29">
            <w:pPr>
              <w:pStyle w:val="Bullet1"/>
              <w:numPr>
                <w:ilvl w:val="0"/>
                <w:numId w:val="0"/>
              </w:numPr>
              <w:spacing w:line="240" w:lineRule="auto"/>
              <w:contextualSpacing w:val="0"/>
              <w:rPr>
                <w:b/>
                <w:bCs/>
                <w:color w:val="00558C"/>
              </w:rPr>
            </w:pPr>
            <w:r w:rsidRPr="00EB10E4">
              <w:rPr>
                <w:b/>
                <w:bCs/>
                <w:color w:val="00558C"/>
              </w:rPr>
              <w:t>Rationale</w:t>
            </w:r>
          </w:p>
        </w:tc>
        <w:tc>
          <w:tcPr>
            <w:tcW w:w="7336" w:type="dxa"/>
            <w:vAlign w:val="center"/>
          </w:tcPr>
          <w:p w14:paraId="6CA33C4D" w14:textId="4CC15800" w:rsidR="00E56329" w:rsidRPr="00EB10E4" w:rsidRDefault="00565E2A" w:rsidP="00C53E29">
            <w:pPr>
              <w:pStyle w:val="Tabletext"/>
            </w:pPr>
            <w:r w:rsidRPr="00EB10E4">
              <w:t>Sending the ETD of the vessel to the service is a core requirement of the service. In most cases the ETD sent will be the ETD from port, but it could be any ETD that is needed to communicate between the vessel and VTS.</w:t>
            </w:r>
          </w:p>
        </w:tc>
      </w:tr>
      <w:tr w:rsidR="00E56329" w:rsidRPr="00EB10E4" w14:paraId="76B20FB9" w14:textId="77777777" w:rsidTr="00C53E29">
        <w:tc>
          <w:tcPr>
            <w:tcW w:w="2405" w:type="dxa"/>
            <w:vAlign w:val="center"/>
          </w:tcPr>
          <w:p w14:paraId="26B13EFB" w14:textId="77777777" w:rsidR="00E56329" w:rsidRPr="00EB10E4" w:rsidRDefault="00E56329" w:rsidP="00C53E29">
            <w:pPr>
              <w:pStyle w:val="Bullet1"/>
              <w:numPr>
                <w:ilvl w:val="0"/>
                <w:numId w:val="0"/>
              </w:numPr>
              <w:spacing w:line="240" w:lineRule="auto"/>
              <w:contextualSpacing w:val="0"/>
              <w:rPr>
                <w:b/>
                <w:bCs/>
                <w:color w:val="00558C"/>
              </w:rPr>
            </w:pPr>
            <w:r w:rsidRPr="00EB10E4">
              <w:rPr>
                <w:b/>
                <w:bCs/>
                <w:color w:val="00558C"/>
              </w:rPr>
              <w:t>Author</w:t>
            </w:r>
          </w:p>
        </w:tc>
        <w:tc>
          <w:tcPr>
            <w:tcW w:w="7336" w:type="dxa"/>
            <w:vAlign w:val="center"/>
          </w:tcPr>
          <w:p w14:paraId="78C9F467" w14:textId="77777777" w:rsidR="00E56329" w:rsidRPr="00EB10E4" w:rsidRDefault="00E56329" w:rsidP="00C53E29">
            <w:pPr>
              <w:pStyle w:val="Tabletext"/>
            </w:pPr>
          </w:p>
        </w:tc>
      </w:tr>
    </w:tbl>
    <w:p w14:paraId="588E206C" w14:textId="77777777" w:rsidR="00E56329" w:rsidRPr="00EB10E4" w:rsidRDefault="00E56329" w:rsidP="0006669C">
      <w:pPr>
        <w:pStyle w:val="BodyText"/>
      </w:pPr>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565E2A" w:rsidRPr="00EB10E4" w14:paraId="2A26C5B7" w14:textId="77777777" w:rsidTr="00C53E29">
        <w:tc>
          <w:tcPr>
            <w:tcW w:w="2405" w:type="dxa"/>
            <w:vAlign w:val="center"/>
          </w:tcPr>
          <w:p w14:paraId="4618A421" w14:textId="77777777" w:rsidR="00565E2A" w:rsidRPr="00EB10E4" w:rsidRDefault="00565E2A" w:rsidP="00C53E29">
            <w:pPr>
              <w:pStyle w:val="Bullet1"/>
              <w:numPr>
                <w:ilvl w:val="0"/>
                <w:numId w:val="0"/>
              </w:numPr>
              <w:spacing w:line="240" w:lineRule="auto"/>
              <w:contextualSpacing w:val="0"/>
              <w:rPr>
                <w:b/>
                <w:bCs/>
                <w:color w:val="00558C"/>
              </w:rPr>
            </w:pPr>
            <w:r w:rsidRPr="00EB10E4">
              <w:rPr>
                <w:b/>
                <w:bCs/>
                <w:color w:val="00558C"/>
              </w:rPr>
              <w:lastRenderedPageBreak/>
              <w:t>Requirement ID</w:t>
            </w:r>
          </w:p>
        </w:tc>
        <w:tc>
          <w:tcPr>
            <w:tcW w:w="7336" w:type="dxa"/>
            <w:vAlign w:val="center"/>
          </w:tcPr>
          <w:p w14:paraId="3A5D58DC" w14:textId="0E2188D7" w:rsidR="00565E2A" w:rsidRPr="00EB10E4" w:rsidRDefault="00565E2A" w:rsidP="00C53E29">
            <w:pPr>
              <w:pStyle w:val="Tabletext"/>
            </w:pPr>
            <w:r w:rsidRPr="00EB10E4">
              <w:t>TCSF003</w:t>
            </w:r>
          </w:p>
        </w:tc>
      </w:tr>
      <w:tr w:rsidR="00B8273F" w:rsidRPr="00EB10E4" w14:paraId="342F9976" w14:textId="77777777" w:rsidTr="00406067">
        <w:tc>
          <w:tcPr>
            <w:tcW w:w="2405" w:type="dxa"/>
            <w:vAlign w:val="center"/>
          </w:tcPr>
          <w:p w14:paraId="2C7BD67F" w14:textId="77777777" w:rsidR="00B8273F" w:rsidRPr="00EB10E4" w:rsidRDefault="00B8273F" w:rsidP="00B8273F">
            <w:pPr>
              <w:pStyle w:val="Bullet1"/>
              <w:numPr>
                <w:ilvl w:val="0"/>
                <w:numId w:val="0"/>
              </w:numPr>
              <w:spacing w:line="240" w:lineRule="auto"/>
              <w:contextualSpacing w:val="0"/>
              <w:rPr>
                <w:b/>
                <w:bCs/>
                <w:color w:val="00558C"/>
              </w:rPr>
            </w:pPr>
            <w:r w:rsidRPr="00EB10E4">
              <w:rPr>
                <w:b/>
                <w:bCs/>
                <w:color w:val="00558C"/>
              </w:rPr>
              <w:t>Requirement Name</w:t>
            </w:r>
          </w:p>
        </w:tc>
        <w:tc>
          <w:tcPr>
            <w:tcW w:w="7336" w:type="dxa"/>
          </w:tcPr>
          <w:p w14:paraId="25E097E3" w14:textId="57EE6788" w:rsidR="00B8273F" w:rsidRPr="00EB10E4" w:rsidRDefault="00B8273F" w:rsidP="00B8273F">
            <w:pPr>
              <w:pStyle w:val="Tabletext"/>
            </w:pPr>
            <w:r w:rsidRPr="00EB10E4">
              <w:rPr>
                <w:color w:val="000000" w:themeColor="text1"/>
              </w:rPr>
              <w:t>Send RTA proposal to vessel from VTS</w:t>
            </w:r>
          </w:p>
        </w:tc>
      </w:tr>
      <w:tr w:rsidR="00B8273F" w:rsidRPr="00EB10E4" w14:paraId="0E936D8F" w14:textId="77777777" w:rsidTr="00C53E29">
        <w:tc>
          <w:tcPr>
            <w:tcW w:w="2405" w:type="dxa"/>
            <w:vAlign w:val="center"/>
          </w:tcPr>
          <w:p w14:paraId="211F0DF9" w14:textId="77777777" w:rsidR="00B8273F" w:rsidRPr="00EB10E4" w:rsidRDefault="00B8273F" w:rsidP="00B8273F">
            <w:pPr>
              <w:pStyle w:val="Bullet1"/>
              <w:numPr>
                <w:ilvl w:val="0"/>
                <w:numId w:val="0"/>
              </w:numPr>
              <w:spacing w:line="240" w:lineRule="auto"/>
              <w:contextualSpacing w:val="0"/>
              <w:rPr>
                <w:b/>
                <w:bCs/>
                <w:color w:val="00558C"/>
              </w:rPr>
            </w:pPr>
            <w:r w:rsidRPr="00EB10E4">
              <w:rPr>
                <w:b/>
                <w:bCs/>
                <w:color w:val="00558C"/>
              </w:rPr>
              <w:t>Requirement Text</w:t>
            </w:r>
          </w:p>
        </w:tc>
        <w:tc>
          <w:tcPr>
            <w:tcW w:w="7336" w:type="dxa"/>
            <w:vAlign w:val="center"/>
          </w:tcPr>
          <w:p w14:paraId="6F2D74E3" w14:textId="77777777" w:rsidR="0031221C" w:rsidRPr="00EB10E4" w:rsidRDefault="0031221C" w:rsidP="0031221C">
            <w:pPr>
              <w:pStyle w:val="Tabletext"/>
            </w:pPr>
            <w:r w:rsidRPr="00EB10E4">
              <w:t>The service must facilitate the sending of an RTA proposal from VTSs to the vessel. The proposal may be a part of a rejection of an ETA request from a vessel or standalone. If the proposal is a part of a rejection, the rejection message must be identified.</w:t>
            </w:r>
          </w:p>
          <w:p w14:paraId="0D79A3F4" w14:textId="59C289E7" w:rsidR="00B8273F" w:rsidRPr="00EB10E4" w:rsidRDefault="0031221C" w:rsidP="0031221C">
            <w:pPr>
              <w:pStyle w:val="Tabletext"/>
            </w:pPr>
            <w:r w:rsidRPr="00EB10E4">
              <w:t>The RTA may refer to arrival to VTS area, berth, anchoring or passing through a VTS area and may refer to a specified location, moving between specified locations or a geographical location referred to with a geometry.</w:t>
            </w:r>
          </w:p>
        </w:tc>
      </w:tr>
      <w:tr w:rsidR="00B8273F" w:rsidRPr="00EB10E4" w14:paraId="64035E7C" w14:textId="77777777" w:rsidTr="00C53E29">
        <w:tc>
          <w:tcPr>
            <w:tcW w:w="2405" w:type="dxa"/>
            <w:vAlign w:val="center"/>
          </w:tcPr>
          <w:p w14:paraId="48DEB6FA" w14:textId="77777777" w:rsidR="00B8273F" w:rsidRPr="00EB10E4" w:rsidRDefault="00B8273F" w:rsidP="00B8273F">
            <w:pPr>
              <w:pStyle w:val="Bullet1"/>
              <w:numPr>
                <w:ilvl w:val="0"/>
                <w:numId w:val="0"/>
              </w:numPr>
              <w:spacing w:line="240" w:lineRule="auto"/>
              <w:contextualSpacing w:val="0"/>
              <w:rPr>
                <w:b/>
                <w:bCs/>
                <w:color w:val="00558C"/>
              </w:rPr>
            </w:pPr>
            <w:r w:rsidRPr="00EB10E4">
              <w:rPr>
                <w:b/>
                <w:bCs/>
                <w:color w:val="00558C"/>
              </w:rPr>
              <w:t>Rationale</w:t>
            </w:r>
          </w:p>
        </w:tc>
        <w:tc>
          <w:tcPr>
            <w:tcW w:w="7336" w:type="dxa"/>
            <w:vAlign w:val="center"/>
          </w:tcPr>
          <w:p w14:paraId="231E7F38" w14:textId="00B6975D" w:rsidR="00B8273F" w:rsidRPr="00EB10E4" w:rsidRDefault="008035A5" w:rsidP="00B8273F">
            <w:pPr>
              <w:pStyle w:val="Tabletext"/>
            </w:pPr>
            <w:r w:rsidRPr="00EB10E4">
              <w:t>When VTS personnel are either reviewing a sent ETD from a vessel or trying to organize traffic and need to suggest an RTD to a vessel the service must be able to send an RTD proposal to the vessel.</w:t>
            </w:r>
          </w:p>
        </w:tc>
      </w:tr>
      <w:tr w:rsidR="00B8273F" w:rsidRPr="00EB10E4" w14:paraId="452C924B" w14:textId="77777777" w:rsidTr="00C53E29">
        <w:tc>
          <w:tcPr>
            <w:tcW w:w="2405" w:type="dxa"/>
            <w:vAlign w:val="center"/>
          </w:tcPr>
          <w:p w14:paraId="704C9E66" w14:textId="77777777" w:rsidR="00B8273F" w:rsidRPr="00EB10E4" w:rsidRDefault="00B8273F" w:rsidP="00B8273F">
            <w:pPr>
              <w:pStyle w:val="Bullet1"/>
              <w:numPr>
                <w:ilvl w:val="0"/>
                <w:numId w:val="0"/>
              </w:numPr>
              <w:spacing w:line="240" w:lineRule="auto"/>
              <w:contextualSpacing w:val="0"/>
              <w:rPr>
                <w:b/>
                <w:bCs/>
                <w:color w:val="00558C"/>
              </w:rPr>
            </w:pPr>
            <w:r w:rsidRPr="00EB10E4">
              <w:rPr>
                <w:b/>
                <w:bCs/>
                <w:color w:val="00558C"/>
              </w:rPr>
              <w:t>Author</w:t>
            </w:r>
          </w:p>
        </w:tc>
        <w:tc>
          <w:tcPr>
            <w:tcW w:w="7336" w:type="dxa"/>
            <w:vAlign w:val="center"/>
          </w:tcPr>
          <w:p w14:paraId="4665A9B6" w14:textId="77777777" w:rsidR="00B8273F" w:rsidRPr="00EB10E4" w:rsidRDefault="00B8273F" w:rsidP="00B8273F">
            <w:pPr>
              <w:pStyle w:val="Tabletext"/>
            </w:pPr>
          </w:p>
        </w:tc>
      </w:tr>
    </w:tbl>
    <w:p w14:paraId="1EFFBE46" w14:textId="77777777" w:rsidR="00565E2A" w:rsidRPr="00EB10E4" w:rsidRDefault="00565E2A" w:rsidP="0006669C">
      <w:pPr>
        <w:pStyle w:val="BodyText"/>
      </w:pPr>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8035A5" w:rsidRPr="00EB10E4" w14:paraId="0FB9C8F0" w14:textId="77777777" w:rsidTr="00C53E29">
        <w:tc>
          <w:tcPr>
            <w:tcW w:w="2405" w:type="dxa"/>
            <w:vAlign w:val="center"/>
          </w:tcPr>
          <w:p w14:paraId="5BAEAF1F" w14:textId="77777777" w:rsidR="008035A5" w:rsidRPr="00EB10E4" w:rsidRDefault="008035A5" w:rsidP="00C53E29">
            <w:pPr>
              <w:pStyle w:val="Bullet1"/>
              <w:numPr>
                <w:ilvl w:val="0"/>
                <w:numId w:val="0"/>
              </w:numPr>
              <w:spacing w:line="240" w:lineRule="auto"/>
              <w:contextualSpacing w:val="0"/>
              <w:rPr>
                <w:b/>
                <w:bCs/>
                <w:color w:val="00558C"/>
              </w:rPr>
            </w:pPr>
            <w:r w:rsidRPr="00EB10E4">
              <w:rPr>
                <w:b/>
                <w:bCs/>
                <w:color w:val="00558C"/>
              </w:rPr>
              <w:t>Requirement ID</w:t>
            </w:r>
          </w:p>
        </w:tc>
        <w:tc>
          <w:tcPr>
            <w:tcW w:w="7336" w:type="dxa"/>
            <w:vAlign w:val="center"/>
          </w:tcPr>
          <w:p w14:paraId="5781201C" w14:textId="711A870E" w:rsidR="008035A5" w:rsidRPr="00EB10E4" w:rsidRDefault="008035A5" w:rsidP="00C53E29">
            <w:pPr>
              <w:pStyle w:val="Tabletext"/>
            </w:pPr>
            <w:r w:rsidRPr="00EB10E4">
              <w:t>TCSF004</w:t>
            </w:r>
          </w:p>
        </w:tc>
      </w:tr>
      <w:tr w:rsidR="008035A5" w:rsidRPr="00EB10E4" w14:paraId="16B9DDEE" w14:textId="77777777" w:rsidTr="00C53E29">
        <w:tc>
          <w:tcPr>
            <w:tcW w:w="2405" w:type="dxa"/>
            <w:vAlign w:val="center"/>
          </w:tcPr>
          <w:p w14:paraId="655E4ED7" w14:textId="77777777" w:rsidR="008035A5" w:rsidRPr="00EB10E4" w:rsidRDefault="008035A5" w:rsidP="00C53E29">
            <w:pPr>
              <w:pStyle w:val="Bullet1"/>
              <w:numPr>
                <w:ilvl w:val="0"/>
                <w:numId w:val="0"/>
              </w:numPr>
              <w:spacing w:line="240" w:lineRule="auto"/>
              <w:contextualSpacing w:val="0"/>
              <w:rPr>
                <w:b/>
                <w:bCs/>
                <w:color w:val="00558C"/>
              </w:rPr>
            </w:pPr>
            <w:r w:rsidRPr="00EB10E4">
              <w:rPr>
                <w:b/>
                <w:bCs/>
                <w:color w:val="00558C"/>
              </w:rPr>
              <w:t>Requirement Name</w:t>
            </w:r>
          </w:p>
        </w:tc>
        <w:tc>
          <w:tcPr>
            <w:tcW w:w="7336" w:type="dxa"/>
          </w:tcPr>
          <w:p w14:paraId="6E037C06" w14:textId="36392B6B" w:rsidR="008035A5" w:rsidRPr="00EB10E4" w:rsidRDefault="0061610D" w:rsidP="00C53E29">
            <w:pPr>
              <w:pStyle w:val="Tabletext"/>
            </w:pPr>
            <w:r w:rsidRPr="00EB10E4">
              <w:rPr>
                <w:color w:val="000000" w:themeColor="text1"/>
              </w:rPr>
              <w:t>Send RTD proposal to vessel from VTS</w:t>
            </w:r>
          </w:p>
        </w:tc>
      </w:tr>
      <w:tr w:rsidR="008035A5" w:rsidRPr="00EB10E4" w14:paraId="2101531E" w14:textId="77777777" w:rsidTr="00C53E29">
        <w:tc>
          <w:tcPr>
            <w:tcW w:w="2405" w:type="dxa"/>
            <w:vAlign w:val="center"/>
          </w:tcPr>
          <w:p w14:paraId="7383AEBA" w14:textId="77777777" w:rsidR="008035A5" w:rsidRPr="00EB10E4" w:rsidRDefault="008035A5" w:rsidP="00C53E29">
            <w:pPr>
              <w:pStyle w:val="Bullet1"/>
              <w:numPr>
                <w:ilvl w:val="0"/>
                <w:numId w:val="0"/>
              </w:numPr>
              <w:spacing w:line="240" w:lineRule="auto"/>
              <w:contextualSpacing w:val="0"/>
              <w:rPr>
                <w:b/>
                <w:bCs/>
                <w:color w:val="00558C"/>
              </w:rPr>
            </w:pPr>
            <w:r w:rsidRPr="00EB10E4">
              <w:rPr>
                <w:b/>
                <w:bCs/>
                <w:color w:val="00558C"/>
              </w:rPr>
              <w:t>Requirement Text</w:t>
            </w:r>
          </w:p>
        </w:tc>
        <w:tc>
          <w:tcPr>
            <w:tcW w:w="7336" w:type="dxa"/>
            <w:vAlign w:val="center"/>
          </w:tcPr>
          <w:p w14:paraId="68B0F6D2" w14:textId="77777777" w:rsidR="003671C6" w:rsidRPr="00EB10E4" w:rsidRDefault="003671C6" w:rsidP="003671C6">
            <w:pPr>
              <w:pStyle w:val="Tabletext"/>
            </w:pPr>
            <w:r w:rsidRPr="00EB10E4">
              <w:t>The service must facilitate the sending of an RTD proposal from VTS to the vessel. The proposal may be a part of a rejection of an ETD request from a vessel or standalone. If the proposal is a part of a rejection, the rejection message must be identified.</w:t>
            </w:r>
          </w:p>
          <w:p w14:paraId="441CD417" w14:textId="74422CFD" w:rsidR="008035A5" w:rsidRPr="00EB10E4" w:rsidRDefault="003671C6" w:rsidP="003671C6">
            <w:pPr>
              <w:pStyle w:val="Tabletext"/>
            </w:pPr>
            <w:r w:rsidRPr="00EB10E4">
              <w:t>The RTD may refer to leaving from VTS area, berth, anchoring or passing through a VTS area and may refer to a specified location, moving between specified locations or a geographical location referred to with a geometry.</w:t>
            </w:r>
          </w:p>
        </w:tc>
      </w:tr>
      <w:tr w:rsidR="008035A5" w:rsidRPr="00EB10E4" w14:paraId="73B1147B" w14:textId="77777777" w:rsidTr="00C53E29">
        <w:tc>
          <w:tcPr>
            <w:tcW w:w="2405" w:type="dxa"/>
            <w:vAlign w:val="center"/>
          </w:tcPr>
          <w:p w14:paraId="4ADE7ACB" w14:textId="77777777" w:rsidR="008035A5" w:rsidRPr="00EB10E4" w:rsidRDefault="008035A5" w:rsidP="00C53E29">
            <w:pPr>
              <w:pStyle w:val="Bullet1"/>
              <w:numPr>
                <w:ilvl w:val="0"/>
                <w:numId w:val="0"/>
              </w:numPr>
              <w:spacing w:line="240" w:lineRule="auto"/>
              <w:contextualSpacing w:val="0"/>
              <w:rPr>
                <w:b/>
                <w:bCs/>
                <w:color w:val="00558C"/>
              </w:rPr>
            </w:pPr>
            <w:r w:rsidRPr="00EB10E4">
              <w:rPr>
                <w:b/>
                <w:bCs/>
                <w:color w:val="00558C"/>
              </w:rPr>
              <w:t>Rationale</w:t>
            </w:r>
          </w:p>
        </w:tc>
        <w:tc>
          <w:tcPr>
            <w:tcW w:w="7336" w:type="dxa"/>
            <w:vAlign w:val="center"/>
          </w:tcPr>
          <w:p w14:paraId="54198FDE" w14:textId="3743E54C" w:rsidR="008035A5" w:rsidRPr="00EB10E4" w:rsidRDefault="00802874" w:rsidP="00C53E29">
            <w:pPr>
              <w:pStyle w:val="Tabletext"/>
            </w:pPr>
            <w:r w:rsidRPr="00EB10E4">
              <w:t>When VTS personnel are either reviewing a sent ETD from a vessel or trying to organize traffic and need to suggest an RTD to a vessel the service must be able to send an RTD proposal to the vessel.</w:t>
            </w:r>
          </w:p>
        </w:tc>
      </w:tr>
      <w:tr w:rsidR="008035A5" w:rsidRPr="00EB10E4" w14:paraId="384582F8" w14:textId="77777777" w:rsidTr="00C53E29">
        <w:tc>
          <w:tcPr>
            <w:tcW w:w="2405" w:type="dxa"/>
            <w:vAlign w:val="center"/>
          </w:tcPr>
          <w:p w14:paraId="6B6BB4E8" w14:textId="77777777" w:rsidR="008035A5" w:rsidRPr="00EB10E4" w:rsidRDefault="008035A5" w:rsidP="00C53E29">
            <w:pPr>
              <w:pStyle w:val="Bullet1"/>
              <w:numPr>
                <w:ilvl w:val="0"/>
                <w:numId w:val="0"/>
              </w:numPr>
              <w:spacing w:line="240" w:lineRule="auto"/>
              <w:contextualSpacing w:val="0"/>
              <w:rPr>
                <w:b/>
                <w:bCs/>
                <w:color w:val="00558C"/>
              </w:rPr>
            </w:pPr>
            <w:r w:rsidRPr="00EB10E4">
              <w:rPr>
                <w:b/>
                <w:bCs/>
                <w:color w:val="00558C"/>
              </w:rPr>
              <w:t>Author</w:t>
            </w:r>
          </w:p>
        </w:tc>
        <w:tc>
          <w:tcPr>
            <w:tcW w:w="7336" w:type="dxa"/>
            <w:vAlign w:val="center"/>
          </w:tcPr>
          <w:p w14:paraId="1E081CCC" w14:textId="77777777" w:rsidR="008035A5" w:rsidRPr="00EB10E4" w:rsidRDefault="008035A5" w:rsidP="00C53E29">
            <w:pPr>
              <w:pStyle w:val="Tabletext"/>
            </w:pPr>
          </w:p>
        </w:tc>
      </w:tr>
    </w:tbl>
    <w:p w14:paraId="375FCC4C" w14:textId="77777777" w:rsidR="008035A5" w:rsidRPr="00EB10E4" w:rsidRDefault="008035A5" w:rsidP="0006669C">
      <w:pPr>
        <w:pStyle w:val="BodyText"/>
      </w:pPr>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802874" w:rsidRPr="00EB10E4" w14:paraId="5F08ABE7" w14:textId="77777777" w:rsidTr="00C53E29">
        <w:tc>
          <w:tcPr>
            <w:tcW w:w="2405" w:type="dxa"/>
            <w:vAlign w:val="center"/>
          </w:tcPr>
          <w:p w14:paraId="210DD409" w14:textId="77777777" w:rsidR="00802874" w:rsidRPr="00EB10E4" w:rsidRDefault="00802874" w:rsidP="00C53E29">
            <w:pPr>
              <w:pStyle w:val="Bullet1"/>
              <w:numPr>
                <w:ilvl w:val="0"/>
                <w:numId w:val="0"/>
              </w:numPr>
              <w:spacing w:line="240" w:lineRule="auto"/>
              <w:contextualSpacing w:val="0"/>
              <w:rPr>
                <w:b/>
                <w:bCs/>
                <w:color w:val="00558C"/>
              </w:rPr>
            </w:pPr>
            <w:r w:rsidRPr="00EB10E4">
              <w:rPr>
                <w:b/>
                <w:bCs/>
                <w:color w:val="00558C"/>
              </w:rPr>
              <w:lastRenderedPageBreak/>
              <w:t>Requirement ID</w:t>
            </w:r>
          </w:p>
        </w:tc>
        <w:tc>
          <w:tcPr>
            <w:tcW w:w="7336" w:type="dxa"/>
            <w:vAlign w:val="center"/>
          </w:tcPr>
          <w:p w14:paraId="2A8C2F8B" w14:textId="0FB1A426" w:rsidR="00802874" w:rsidRPr="00EB10E4" w:rsidRDefault="00802874" w:rsidP="00C53E29">
            <w:pPr>
              <w:pStyle w:val="Tabletext"/>
            </w:pPr>
            <w:r w:rsidRPr="00EB10E4">
              <w:t>TCSF005</w:t>
            </w:r>
          </w:p>
        </w:tc>
      </w:tr>
      <w:tr w:rsidR="00802874" w:rsidRPr="00EB10E4" w14:paraId="3B04984A" w14:textId="77777777" w:rsidTr="00C53E29">
        <w:tc>
          <w:tcPr>
            <w:tcW w:w="2405" w:type="dxa"/>
            <w:vAlign w:val="center"/>
          </w:tcPr>
          <w:p w14:paraId="6AB7B6E6" w14:textId="77777777" w:rsidR="00802874" w:rsidRPr="00EB10E4" w:rsidRDefault="00802874" w:rsidP="00C53E29">
            <w:pPr>
              <w:pStyle w:val="Bullet1"/>
              <w:numPr>
                <w:ilvl w:val="0"/>
                <w:numId w:val="0"/>
              </w:numPr>
              <w:spacing w:line="240" w:lineRule="auto"/>
              <w:contextualSpacing w:val="0"/>
              <w:rPr>
                <w:b/>
                <w:bCs/>
                <w:color w:val="00558C"/>
              </w:rPr>
            </w:pPr>
            <w:r w:rsidRPr="00EB10E4">
              <w:rPr>
                <w:b/>
                <w:bCs/>
                <w:color w:val="00558C"/>
              </w:rPr>
              <w:t>Requirement Name</w:t>
            </w:r>
          </w:p>
        </w:tc>
        <w:tc>
          <w:tcPr>
            <w:tcW w:w="7336" w:type="dxa"/>
          </w:tcPr>
          <w:p w14:paraId="24F08AAB" w14:textId="59CD7484" w:rsidR="00802874" w:rsidRPr="00EB10E4" w:rsidRDefault="00393BE0" w:rsidP="00C53E29">
            <w:pPr>
              <w:pStyle w:val="Tabletext"/>
            </w:pPr>
            <w:r w:rsidRPr="00EB10E4">
              <w:rPr>
                <w:color w:val="000000" w:themeColor="text1"/>
              </w:rPr>
              <w:t>Approve ETA/ETD from vessel</w:t>
            </w:r>
          </w:p>
        </w:tc>
      </w:tr>
      <w:tr w:rsidR="00802874" w:rsidRPr="00EB10E4" w14:paraId="6ECE6373" w14:textId="77777777" w:rsidTr="00C53E29">
        <w:tc>
          <w:tcPr>
            <w:tcW w:w="2405" w:type="dxa"/>
            <w:vAlign w:val="center"/>
          </w:tcPr>
          <w:p w14:paraId="3A532460" w14:textId="77777777" w:rsidR="00802874" w:rsidRPr="00EB10E4" w:rsidRDefault="00802874" w:rsidP="00C53E29">
            <w:pPr>
              <w:pStyle w:val="Bullet1"/>
              <w:numPr>
                <w:ilvl w:val="0"/>
                <w:numId w:val="0"/>
              </w:numPr>
              <w:spacing w:line="240" w:lineRule="auto"/>
              <w:contextualSpacing w:val="0"/>
              <w:rPr>
                <w:b/>
                <w:bCs/>
                <w:color w:val="00558C"/>
              </w:rPr>
            </w:pPr>
            <w:r w:rsidRPr="00EB10E4">
              <w:rPr>
                <w:b/>
                <w:bCs/>
                <w:color w:val="00558C"/>
              </w:rPr>
              <w:t>Requirement Text</w:t>
            </w:r>
          </w:p>
        </w:tc>
        <w:tc>
          <w:tcPr>
            <w:tcW w:w="7336" w:type="dxa"/>
            <w:vAlign w:val="center"/>
          </w:tcPr>
          <w:p w14:paraId="09431D79" w14:textId="2E5F07E7" w:rsidR="00802874" w:rsidRPr="00EB10E4" w:rsidRDefault="00C41275" w:rsidP="00C53E29">
            <w:pPr>
              <w:pStyle w:val="Tabletext"/>
            </w:pPr>
            <w:r w:rsidRPr="00EB10E4">
              <w:t>The service must facilitate the sending of the acceptance of the ETA/ETD from the vessel without the need to negotiate the time. The approval may also include a new or changed location to which the ETA/ETD is defined.</w:t>
            </w:r>
          </w:p>
        </w:tc>
      </w:tr>
      <w:tr w:rsidR="00802874" w:rsidRPr="00EB10E4" w14:paraId="2074A94D" w14:textId="77777777" w:rsidTr="00C53E29">
        <w:tc>
          <w:tcPr>
            <w:tcW w:w="2405" w:type="dxa"/>
            <w:vAlign w:val="center"/>
          </w:tcPr>
          <w:p w14:paraId="7ECA3154" w14:textId="77777777" w:rsidR="00802874" w:rsidRPr="00EB10E4" w:rsidRDefault="00802874" w:rsidP="00C53E29">
            <w:pPr>
              <w:pStyle w:val="Bullet1"/>
              <w:numPr>
                <w:ilvl w:val="0"/>
                <w:numId w:val="0"/>
              </w:numPr>
              <w:spacing w:line="240" w:lineRule="auto"/>
              <w:contextualSpacing w:val="0"/>
              <w:rPr>
                <w:b/>
                <w:bCs/>
                <w:color w:val="00558C"/>
              </w:rPr>
            </w:pPr>
            <w:r w:rsidRPr="00EB10E4">
              <w:rPr>
                <w:b/>
                <w:bCs/>
                <w:color w:val="00558C"/>
              </w:rPr>
              <w:t>Rationale</w:t>
            </w:r>
          </w:p>
        </w:tc>
        <w:tc>
          <w:tcPr>
            <w:tcW w:w="7336" w:type="dxa"/>
            <w:vAlign w:val="center"/>
          </w:tcPr>
          <w:p w14:paraId="2DD35BC7" w14:textId="2973E6F3" w:rsidR="00802874" w:rsidRPr="00EB10E4" w:rsidRDefault="00802874" w:rsidP="00C53E29">
            <w:pPr>
              <w:pStyle w:val="Tabletext"/>
            </w:pPr>
          </w:p>
        </w:tc>
      </w:tr>
      <w:tr w:rsidR="00802874" w:rsidRPr="00EB10E4" w14:paraId="6EBAE301" w14:textId="77777777" w:rsidTr="00C53E29">
        <w:tc>
          <w:tcPr>
            <w:tcW w:w="2405" w:type="dxa"/>
            <w:vAlign w:val="center"/>
          </w:tcPr>
          <w:p w14:paraId="368FB7CE" w14:textId="77777777" w:rsidR="00802874" w:rsidRPr="00EB10E4" w:rsidRDefault="00802874" w:rsidP="00C53E29">
            <w:pPr>
              <w:pStyle w:val="Bullet1"/>
              <w:numPr>
                <w:ilvl w:val="0"/>
                <w:numId w:val="0"/>
              </w:numPr>
              <w:spacing w:line="240" w:lineRule="auto"/>
              <w:contextualSpacing w:val="0"/>
              <w:rPr>
                <w:b/>
                <w:bCs/>
                <w:color w:val="00558C"/>
              </w:rPr>
            </w:pPr>
            <w:r w:rsidRPr="00EB10E4">
              <w:rPr>
                <w:b/>
                <w:bCs/>
                <w:color w:val="00558C"/>
              </w:rPr>
              <w:t>Author</w:t>
            </w:r>
          </w:p>
        </w:tc>
        <w:tc>
          <w:tcPr>
            <w:tcW w:w="7336" w:type="dxa"/>
            <w:vAlign w:val="center"/>
          </w:tcPr>
          <w:p w14:paraId="428B2297" w14:textId="77777777" w:rsidR="00802874" w:rsidRPr="00EB10E4" w:rsidRDefault="00802874" w:rsidP="00C53E29">
            <w:pPr>
              <w:pStyle w:val="Tabletext"/>
            </w:pPr>
          </w:p>
        </w:tc>
      </w:tr>
    </w:tbl>
    <w:p w14:paraId="0909E6E5" w14:textId="77777777" w:rsidR="00802874" w:rsidRPr="00EB10E4" w:rsidRDefault="00802874" w:rsidP="0006669C">
      <w:pPr>
        <w:pStyle w:val="BodyText"/>
      </w:pPr>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C41275" w:rsidRPr="00EB10E4" w14:paraId="299FBF5C" w14:textId="77777777" w:rsidTr="00C53E29">
        <w:tc>
          <w:tcPr>
            <w:tcW w:w="2405" w:type="dxa"/>
            <w:vAlign w:val="center"/>
          </w:tcPr>
          <w:p w14:paraId="00D93201" w14:textId="77777777" w:rsidR="00C41275" w:rsidRPr="00EB10E4" w:rsidRDefault="00C41275" w:rsidP="00C53E29">
            <w:pPr>
              <w:pStyle w:val="Bullet1"/>
              <w:numPr>
                <w:ilvl w:val="0"/>
                <w:numId w:val="0"/>
              </w:numPr>
              <w:spacing w:line="240" w:lineRule="auto"/>
              <w:contextualSpacing w:val="0"/>
              <w:rPr>
                <w:b/>
                <w:bCs/>
                <w:color w:val="00558C"/>
              </w:rPr>
            </w:pPr>
            <w:r w:rsidRPr="00EB10E4">
              <w:rPr>
                <w:b/>
                <w:bCs/>
                <w:color w:val="00558C"/>
              </w:rPr>
              <w:t>Requirement ID</w:t>
            </w:r>
          </w:p>
        </w:tc>
        <w:tc>
          <w:tcPr>
            <w:tcW w:w="7336" w:type="dxa"/>
            <w:vAlign w:val="center"/>
          </w:tcPr>
          <w:p w14:paraId="276004AA" w14:textId="3FF498BB" w:rsidR="00C41275" w:rsidRPr="00EB10E4" w:rsidRDefault="00C41275" w:rsidP="00C53E29">
            <w:pPr>
              <w:pStyle w:val="Tabletext"/>
            </w:pPr>
            <w:r w:rsidRPr="00EB10E4">
              <w:t>TCSF006</w:t>
            </w:r>
          </w:p>
        </w:tc>
      </w:tr>
      <w:tr w:rsidR="00C41275" w:rsidRPr="00EB10E4" w14:paraId="5DC4B19D" w14:textId="77777777" w:rsidTr="00C53E29">
        <w:tc>
          <w:tcPr>
            <w:tcW w:w="2405" w:type="dxa"/>
            <w:vAlign w:val="center"/>
          </w:tcPr>
          <w:p w14:paraId="707CE3FB" w14:textId="77777777" w:rsidR="00C41275" w:rsidRPr="00EB10E4" w:rsidRDefault="00C41275" w:rsidP="00C53E29">
            <w:pPr>
              <w:pStyle w:val="Bullet1"/>
              <w:numPr>
                <w:ilvl w:val="0"/>
                <w:numId w:val="0"/>
              </w:numPr>
              <w:spacing w:line="240" w:lineRule="auto"/>
              <w:contextualSpacing w:val="0"/>
              <w:rPr>
                <w:b/>
                <w:bCs/>
                <w:color w:val="00558C"/>
              </w:rPr>
            </w:pPr>
            <w:r w:rsidRPr="00EB10E4">
              <w:rPr>
                <w:b/>
                <w:bCs/>
                <w:color w:val="00558C"/>
              </w:rPr>
              <w:t>Requirement Name</w:t>
            </w:r>
          </w:p>
        </w:tc>
        <w:tc>
          <w:tcPr>
            <w:tcW w:w="7336" w:type="dxa"/>
          </w:tcPr>
          <w:p w14:paraId="0242F52F" w14:textId="579E9C01" w:rsidR="00C41275" w:rsidRPr="00EB10E4" w:rsidRDefault="00467CC7" w:rsidP="00C53E29">
            <w:pPr>
              <w:pStyle w:val="Tabletext"/>
            </w:pPr>
            <w:r w:rsidRPr="00EB10E4">
              <w:rPr>
                <w:color w:val="000000" w:themeColor="text1"/>
              </w:rPr>
              <w:t>Send RTA / RTD proposal from VTS to vessel</w:t>
            </w:r>
          </w:p>
        </w:tc>
      </w:tr>
      <w:tr w:rsidR="00C41275" w:rsidRPr="00EB10E4" w14:paraId="7BE253EF" w14:textId="77777777" w:rsidTr="00C53E29">
        <w:tc>
          <w:tcPr>
            <w:tcW w:w="2405" w:type="dxa"/>
            <w:vAlign w:val="center"/>
          </w:tcPr>
          <w:p w14:paraId="5DDEADF3" w14:textId="77777777" w:rsidR="00C41275" w:rsidRPr="00EB10E4" w:rsidRDefault="00C41275" w:rsidP="00C53E29">
            <w:pPr>
              <w:pStyle w:val="Bullet1"/>
              <w:numPr>
                <w:ilvl w:val="0"/>
                <w:numId w:val="0"/>
              </w:numPr>
              <w:spacing w:line="240" w:lineRule="auto"/>
              <w:contextualSpacing w:val="0"/>
              <w:rPr>
                <w:b/>
                <w:bCs/>
                <w:color w:val="00558C"/>
              </w:rPr>
            </w:pPr>
            <w:r w:rsidRPr="00EB10E4">
              <w:rPr>
                <w:b/>
                <w:bCs/>
                <w:color w:val="00558C"/>
              </w:rPr>
              <w:t>Requirement Text</w:t>
            </w:r>
          </w:p>
        </w:tc>
        <w:tc>
          <w:tcPr>
            <w:tcW w:w="7336" w:type="dxa"/>
            <w:vAlign w:val="center"/>
          </w:tcPr>
          <w:p w14:paraId="42C432EC" w14:textId="4B17009C" w:rsidR="00C41275" w:rsidRPr="00EB10E4" w:rsidRDefault="00382781" w:rsidP="00C53E29">
            <w:pPr>
              <w:pStyle w:val="Tabletext"/>
            </w:pPr>
            <w:r w:rsidRPr="00EB10E4">
              <w:t>It will be possible for VTS to send a requested time of arrival (RTA) and/or requested time of departure (RTD) to the vessel</w:t>
            </w:r>
          </w:p>
        </w:tc>
      </w:tr>
      <w:tr w:rsidR="00C41275" w:rsidRPr="00EB10E4" w14:paraId="15BBF692" w14:textId="77777777" w:rsidTr="00C53E29">
        <w:tc>
          <w:tcPr>
            <w:tcW w:w="2405" w:type="dxa"/>
            <w:vAlign w:val="center"/>
          </w:tcPr>
          <w:p w14:paraId="34BAED9D" w14:textId="77777777" w:rsidR="00C41275" w:rsidRPr="00EB10E4" w:rsidRDefault="00C41275" w:rsidP="00C53E29">
            <w:pPr>
              <w:pStyle w:val="Bullet1"/>
              <w:numPr>
                <w:ilvl w:val="0"/>
                <w:numId w:val="0"/>
              </w:numPr>
              <w:spacing w:line="240" w:lineRule="auto"/>
              <w:contextualSpacing w:val="0"/>
              <w:rPr>
                <w:b/>
                <w:bCs/>
                <w:color w:val="00558C"/>
              </w:rPr>
            </w:pPr>
            <w:r w:rsidRPr="00EB10E4">
              <w:rPr>
                <w:b/>
                <w:bCs/>
                <w:color w:val="00558C"/>
              </w:rPr>
              <w:t>Rationale</w:t>
            </w:r>
          </w:p>
        </w:tc>
        <w:tc>
          <w:tcPr>
            <w:tcW w:w="7336" w:type="dxa"/>
            <w:vAlign w:val="center"/>
          </w:tcPr>
          <w:p w14:paraId="023A6832" w14:textId="14CF89D1" w:rsidR="00C41275" w:rsidRPr="00EB10E4" w:rsidRDefault="00440468" w:rsidP="00C53E29">
            <w:pPr>
              <w:pStyle w:val="Tabletext"/>
            </w:pPr>
            <w:r w:rsidRPr="00EB10E4">
              <w:t>Even before the vessel communicates its ETA or ETD, there must be the ability to communicate a proposal RTA/RTD from VTS to a vessel.</w:t>
            </w:r>
          </w:p>
        </w:tc>
      </w:tr>
      <w:tr w:rsidR="00C41275" w:rsidRPr="00EB10E4" w14:paraId="0C46DBCA" w14:textId="77777777" w:rsidTr="00C53E29">
        <w:tc>
          <w:tcPr>
            <w:tcW w:w="2405" w:type="dxa"/>
            <w:vAlign w:val="center"/>
          </w:tcPr>
          <w:p w14:paraId="66EEFF8D" w14:textId="77777777" w:rsidR="00C41275" w:rsidRPr="00EB10E4" w:rsidRDefault="00C41275" w:rsidP="00C53E29">
            <w:pPr>
              <w:pStyle w:val="Bullet1"/>
              <w:numPr>
                <w:ilvl w:val="0"/>
                <w:numId w:val="0"/>
              </w:numPr>
              <w:spacing w:line="240" w:lineRule="auto"/>
              <w:contextualSpacing w:val="0"/>
              <w:rPr>
                <w:b/>
                <w:bCs/>
                <w:color w:val="00558C"/>
              </w:rPr>
            </w:pPr>
            <w:r w:rsidRPr="00EB10E4">
              <w:rPr>
                <w:b/>
                <w:bCs/>
                <w:color w:val="00558C"/>
              </w:rPr>
              <w:t>Author</w:t>
            </w:r>
          </w:p>
        </w:tc>
        <w:tc>
          <w:tcPr>
            <w:tcW w:w="7336" w:type="dxa"/>
            <w:vAlign w:val="center"/>
          </w:tcPr>
          <w:p w14:paraId="79CEC41F" w14:textId="77777777" w:rsidR="00C41275" w:rsidRPr="00EB10E4" w:rsidRDefault="00C41275" w:rsidP="00C53E29">
            <w:pPr>
              <w:pStyle w:val="Tabletext"/>
            </w:pPr>
          </w:p>
        </w:tc>
      </w:tr>
    </w:tbl>
    <w:p w14:paraId="78FE2A25" w14:textId="77777777" w:rsidR="00C41275" w:rsidRPr="00EB10E4" w:rsidRDefault="00C41275" w:rsidP="0006669C">
      <w:pPr>
        <w:pStyle w:val="BodyText"/>
      </w:pPr>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614FB6" w:rsidRPr="00EB10E4" w14:paraId="183B7AA1" w14:textId="77777777" w:rsidTr="00C53E29">
        <w:tc>
          <w:tcPr>
            <w:tcW w:w="2405" w:type="dxa"/>
            <w:vAlign w:val="center"/>
          </w:tcPr>
          <w:p w14:paraId="0FB5DB7C" w14:textId="77777777" w:rsidR="00614FB6" w:rsidRPr="00EB10E4" w:rsidRDefault="00614FB6" w:rsidP="00C53E29">
            <w:pPr>
              <w:pStyle w:val="Bullet1"/>
              <w:numPr>
                <w:ilvl w:val="0"/>
                <w:numId w:val="0"/>
              </w:numPr>
              <w:spacing w:line="240" w:lineRule="auto"/>
              <w:contextualSpacing w:val="0"/>
              <w:rPr>
                <w:b/>
                <w:bCs/>
                <w:color w:val="00558C"/>
              </w:rPr>
            </w:pPr>
            <w:r w:rsidRPr="00EB10E4">
              <w:rPr>
                <w:b/>
                <w:bCs/>
                <w:color w:val="00558C"/>
              </w:rPr>
              <w:t>Requirement ID</w:t>
            </w:r>
          </w:p>
        </w:tc>
        <w:tc>
          <w:tcPr>
            <w:tcW w:w="7336" w:type="dxa"/>
            <w:vAlign w:val="center"/>
          </w:tcPr>
          <w:p w14:paraId="4EB1DB6B" w14:textId="776A69E0" w:rsidR="00614FB6" w:rsidRPr="00EB10E4" w:rsidRDefault="00614FB6" w:rsidP="00C53E29">
            <w:pPr>
              <w:pStyle w:val="Tabletext"/>
            </w:pPr>
            <w:r w:rsidRPr="00EB10E4">
              <w:t>TCSF007</w:t>
            </w:r>
          </w:p>
        </w:tc>
      </w:tr>
      <w:tr w:rsidR="00614FB6" w:rsidRPr="00EB10E4" w14:paraId="09A7EC4A" w14:textId="77777777" w:rsidTr="00C53E29">
        <w:tc>
          <w:tcPr>
            <w:tcW w:w="2405" w:type="dxa"/>
            <w:vAlign w:val="center"/>
          </w:tcPr>
          <w:p w14:paraId="3CDC3566" w14:textId="77777777" w:rsidR="00614FB6" w:rsidRPr="00EB10E4" w:rsidRDefault="00614FB6" w:rsidP="00C53E29">
            <w:pPr>
              <w:pStyle w:val="Bullet1"/>
              <w:numPr>
                <w:ilvl w:val="0"/>
                <w:numId w:val="0"/>
              </w:numPr>
              <w:spacing w:line="240" w:lineRule="auto"/>
              <w:contextualSpacing w:val="0"/>
              <w:rPr>
                <w:b/>
                <w:bCs/>
                <w:color w:val="00558C"/>
              </w:rPr>
            </w:pPr>
            <w:r w:rsidRPr="00EB10E4">
              <w:rPr>
                <w:b/>
                <w:bCs/>
                <w:color w:val="00558C"/>
              </w:rPr>
              <w:t>Requirement Name</w:t>
            </w:r>
          </w:p>
        </w:tc>
        <w:tc>
          <w:tcPr>
            <w:tcW w:w="7336" w:type="dxa"/>
          </w:tcPr>
          <w:p w14:paraId="66F96BC2" w14:textId="3236B224" w:rsidR="00614FB6" w:rsidRPr="00EB10E4" w:rsidRDefault="00C544CC" w:rsidP="00C53E29">
            <w:pPr>
              <w:pStyle w:val="Tabletext"/>
            </w:pPr>
            <w:r w:rsidRPr="00EB10E4">
              <w:rPr>
                <w:color w:val="000000" w:themeColor="text1"/>
              </w:rPr>
              <w:t>Send acknowledgement from vessel to VTS</w:t>
            </w:r>
          </w:p>
        </w:tc>
      </w:tr>
      <w:tr w:rsidR="00614FB6" w:rsidRPr="00EB10E4" w14:paraId="28385567" w14:textId="77777777" w:rsidTr="00C53E29">
        <w:tc>
          <w:tcPr>
            <w:tcW w:w="2405" w:type="dxa"/>
            <w:vAlign w:val="center"/>
          </w:tcPr>
          <w:p w14:paraId="0A207B33" w14:textId="77777777" w:rsidR="00614FB6" w:rsidRPr="00EB10E4" w:rsidRDefault="00614FB6" w:rsidP="00C53E29">
            <w:pPr>
              <w:pStyle w:val="Bullet1"/>
              <w:numPr>
                <w:ilvl w:val="0"/>
                <w:numId w:val="0"/>
              </w:numPr>
              <w:spacing w:line="240" w:lineRule="auto"/>
              <w:contextualSpacing w:val="0"/>
              <w:rPr>
                <w:b/>
                <w:bCs/>
                <w:color w:val="00558C"/>
              </w:rPr>
            </w:pPr>
            <w:r w:rsidRPr="00EB10E4">
              <w:rPr>
                <w:b/>
                <w:bCs/>
                <w:color w:val="00558C"/>
              </w:rPr>
              <w:t>Requirement Text</w:t>
            </w:r>
          </w:p>
        </w:tc>
        <w:tc>
          <w:tcPr>
            <w:tcW w:w="7336" w:type="dxa"/>
            <w:vAlign w:val="center"/>
          </w:tcPr>
          <w:p w14:paraId="1B22FC5E" w14:textId="612FD02E" w:rsidR="00614FB6" w:rsidRPr="00EB10E4" w:rsidRDefault="00097269" w:rsidP="00C53E29">
            <w:pPr>
              <w:pStyle w:val="Tabletext"/>
            </w:pPr>
            <w:r w:rsidRPr="00EB10E4">
              <w:t>After receiving a suggested RTA/RTD from VTS to the vessel the mariner must be able to either accept the proposal and thus send an immediate acknowledgement to VTS or propose a new ETA/ETD to VTS.</w:t>
            </w:r>
          </w:p>
        </w:tc>
      </w:tr>
      <w:tr w:rsidR="00614FB6" w:rsidRPr="00EB10E4" w14:paraId="2B26F71E" w14:textId="77777777" w:rsidTr="00C53E29">
        <w:tc>
          <w:tcPr>
            <w:tcW w:w="2405" w:type="dxa"/>
            <w:vAlign w:val="center"/>
          </w:tcPr>
          <w:p w14:paraId="14310D30" w14:textId="77777777" w:rsidR="00614FB6" w:rsidRPr="00EB10E4" w:rsidRDefault="00614FB6" w:rsidP="00C53E29">
            <w:pPr>
              <w:pStyle w:val="Bullet1"/>
              <w:numPr>
                <w:ilvl w:val="0"/>
                <w:numId w:val="0"/>
              </w:numPr>
              <w:spacing w:line="240" w:lineRule="auto"/>
              <w:contextualSpacing w:val="0"/>
              <w:rPr>
                <w:b/>
                <w:bCs/>
                <w:color w:val="00558C"/>
              </w:rPr>
            </w:pPr>
            <w:r w:rsidRPr="00EB10E4">
              <w:rPr>
                <w:b/>
                <w:bCs/>
                <w:color w:val="00558C"/>
              </w:rPr>
              <w:t>Rationale</w:t>
            </w:r>
          </w:p>
        </w:tc>
        <w:tc>
          <w:tcPr>
            <w:tcW w:w="7336" w:type="dxa"/>
            <w:vAlign w:val="center"/>
          </w:tcPr>
          <w:p w14:paraId="38D3A9D4" w14:textId="21BD247F" w:rsidR="00614FB6" w:rsidRPr="00EB10E4" w:rsidRDefault="001748D7" w:rsidP="00C53E29">
            <w:pPr>
              <w:pStyle w:val="Tabletext"/>
            </w:pPr>
            <w:r w:rsidRPr="00EB10E4">
              <w:t>The negotiation process for a new proposed RTA/RTD may include several phases of proposed times and new counterproposals. However, a final acknowledgement must also be a part of the process so that VTS knows when vessel has approved the suggested RTA/RTD.</w:t>
            </w:r>
          </w:p>
        </w:tc>
      </w:tr>
      <w:tr w:rsidR="00614FB6" w:rsidRPr="00EB10E4" w14:paraId="69C72468" w14:textId="77777777" w:rsidTr="00C53E29">
        <w:tc>
          <w:tcPr>
            <w:tcW w:w="2405" w:type="dxa"/>
            <w:vAlign w:val="center"/>
          </w:tcPr>
          <w:p w14:paraId="10E31038" w14:textId="77777777" w:rsidR="00614FB6" w:rsidRPr="00EB10E4" w:rsidRDefault="00614FB6" w:rsidP="00C53E29">
            <w:pPr>
              <w:pStyle w:val="Bullet1"/>
              <w:numPr>
                <w:ilvl w:val="0"/>
                <w:numId w:val="0"/>
              </w:numPr>
              <w:spacing w:line="240" w:lineRule="auto"/>
              <w:contextualSpacing w:val="0"/>
              <w:rPr>
                <w:b/>
                <w:bCs/>
                <w:color w:val="00558C"/>
              </w:rPr>
            </w:pPr>
            <w:r w:rsidRPr="00EB10E4">
              <w:rPr>
                <w:b/>
                <w:bCs/>
                <w:color w:val="00558C"/>
              </w:rPr>
              <w:t>Author</w:t>
            </w:r>
          </w:p>
        </w:tc>
        <w:tc>
          <w:tcPr>
            <w:tcW w:w="7336" w:type="dxa"/>
            <w:vAlign w:val="center"/>
          </w:tcPr>
          <w:p w14:paraId="71F1F168" w14:textId="77777777" w:rsidR="00614FB6" w:rsidRPr="00EB10E4" w:rsidRDefault="00614FB6" w:rsidP="00C53E29">
            <w:pPr>
              <w:pStyle w:val="Tabletext"/>
            </w:pPr>
          </w:p>
        </w:tc>
      </w:tr>
    </w:tbl>
    <w:p w14:paraId="60EAEB01" w14:textId="77777777" w:rsidR="00614FB6" w:rsidRPr="00EB10E4" w:rsidRDefault="00614FB6" w:rsidP="0006669C">
      <w:pPr>
        <w:pStyle w:val="BodyText"/>
      </w:pPr>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1748D7" w:rsidRPr="00EB10E4" w14:paraId="00F2D816" w14:textId="77777777" w:rsidTr="00C53E29">
        <w:tc>
          <w:tcPr>
            <w:tcW w:w="2405" w:type="dxa"/>
            <w:vAlign w:val="center"/>
          </w:tcPr>
          <w:p w14:paraId="5525182D" w14:textId="77777777" w:rsidR="001748D7" w:rsidRPr="00EB10E4" w:rsidRDefault="001748D7" w:rsidP="00C53E29">
            <w:pPr>
              <w:pStyle w:val="Bullet1"/>
              <w:numPr>
                <w:ilvl w:val="0"/>
                <w:numId w:val="0"/>
              </w:numPr>
              <w:spacing w:line="240" w:lineRule="auto"/>
              <w:contextualSpacing w:val="0"/>
              <w:rPr>
                <w:b/>
                <w:bCs/>
                <w:color w:val="00558C"/>
              </w:rPr>
            </w:pPr>
            <w:r w:rsidRPr="00EB10E4">
              <w:rPr>
                <w:b/>
                <w:bCs/>
                <w:color w:val="00558C"/>
              </w:rPr>
              <w:lastRenderedPageBreak/>
              <w:t>Requirement ID</w:t>
            </w:r>
          </w:p>
        </w:tc>
        <w:tc>
          <w:tcPr>
            <w:tcW w:w="7336" w:type="dxa"/>
            <w:vAlign w:val="center"/>
          </w:tcPr>
          <w:p w14:paraId="0B1D5FDA" w14:textId="39B4A707" w:rsidR="001748D7" w:rsidRPr="00EB10E4" w:rsidRDefault="001748D7" w:rsidP="00C53E29">
            <w:pPr>
              <w:pStyle w:val="Tabletext"/>
            </w:pPr>
            <w:r w:rsidRPr="00EB10E4">
              <w:t>TCSF008</w:t>
            </w:r>
          </w:p>
        </w:tc>
      </w:tr>
      <w:tr w:rsidR="001748D7" w:rsidRPr="00EB10E4" w14:paraId="05D5F5A0" w14:textId="77777777" w:rsidTr="00C53E29">
        <w:tc>
          <w:tcPr>
            <w:tcW w:w="2405" w:type="dxa"/>
            <w:vAlign w:val="center"/>
          </w:tcPr>
          <w:p w14:paraId="7F5865B5" w14:textId="77777777" w:rsidR="001748D7" w:rsidRPr="00EB10E4" w:rsidRDefault="001748D7" w:rsidP="00C53E29">
            <w:pPr>
              <w:pStyle w:val="Bullet1"/>
              <w:numPr>
                <w:ilvl w:val="0"/>
                <w:numId w:val="0"/>
              </w:numPr>
              <w:spacing w:line="240" w:lineRule="auto"/>
              <w:contextualSpacing w:val="0"/>
              <w:rPr>
                <w:b/>
                <w:bCs/>
                <w:color w:val="00558C"/>
              </w:rPr>
            </w:pPr>
            <w:r w:rsidRPr="00EB10E4">
              <w:rPr>
                <w:b/>
                <w:bCs/>
                <w:color w:val="00558C"/>
              </w:rPr>
              <w:t>Requirement Name</w:t>
            </w:r>
          </w:p>
        </w:tc>
        <w:tc>
          <w:tcPr>
            <w:tcW w:w="7336" w:type="dxa"/>
          </w:tcPr>
          <w:p w14:paraId="7D42C6EA" w14:textId="1AD8381E" w:rsidR="001748D7" w:rsidRPr="00EB10E4" w:rsidRDefault="002764CE" w:rsidP="00C53E29">
            <w:pPr>
              <w:pStyle w:val="Tabletext"/>
            </w:pPr>
            <w:r w:rsidRPr="00EB10E4">
              <w:rPr>
                <w:color w:val="000000" w:themeColor="text1"/>
              </w:rPr>
              <w:t>Handle transits within a VTS area</w:t>
            </w:r>
          </w:p>
        </w:tc>
      </w:tr>
      <w:tr w:rsidR="001748D7" w:rsidRPr="00EB10E4" w14:paraId="4C5DB7BE" w14:textId="77777777" w:rsidTr="00C53E29">
        <w:tc>
          <w:tcPr>
            <w:tcW w:w="2405" w:type="dxa"/>
            <w:vAlign w:val="center"/>
          </w:tcPr>
          <w:p w14:paraId="7C3C9CEA" w14:textId="77777777" w:rsidR="001748D7" w:rsidRPr="00EB10E4" w:rsidRDefault="001748D7" w:rsidP="00C53E29">
            <w:pPr>
              <w:pStyle w:val="Bullet1"/>
              <w:numPr>
                <w:ilvl w:val="0"/>
                <w:numId w:val="0"/>
              </w:numPr>
              <w:spacing w:line="240" w:lineRule="auto"/>
              <w:contextualSpacing w:val="0"/>
              <w:rPr>
                <w:b/>
                <w:bCs/>
                <w:color w:val="00558C"/>
              </w:rPr>
            </w:pPr>
            <w:r w:rsidRPr="00EB10E4">
              <w:rPr>
                <w:b/>
                <w:bCs/>
                <w:color w:val="00558C"/>
              </w:rPr>
              <w:t>Requirement Text</w:t>
            </w:r>
          </w:p>
        </w:tc>
        <w:tc>
          <w:tcPr>
            <w:tcW w:w="7336" w:type="dxa"/>
            <w:vAlign w:val="center"/>
          </w:tcPr>
          <w:p w14:paraId="3C5CBA23" w14:textId="1408A86B" w:rsidR="001748D7" w:rsidRPr="00EB10E4" w:rsidRDefault="00806FA2" w:rsidP="00C53E29">
            <w:pPr>
              <w:pStyle w:val="Tabletext"/>
            </w:pPr>
            <w:r w:rsidRPr="00EB10E4">
              <w:t>The system must allow the sending of a single message where a departure and arrival is combined to facilitate transits from one location to another within the VTS area.</w:t>
            </w:r>
          </w:p>
        </w:tc>
      </w:tr>
      <w:tr w:rsidR="001748D7" w:rsidRPr="00EB10E4" w14:paraId="00C1A411" w14:textId="77777777" w:rsidTr="00C53E29">
        <w:tc>
          <w:tcPr>
            <w:tcW w:w="2405" w:type="dxa"/>
            <w:vAlign w:val="center"/>
          </w:tcPr>
          <w:p w14:paraId="425EC47F" w14:textId="77777777" w:rsidR="001748D7" w:rsidRPr="00EB10E4" w:rsidRDefault="001748D7" w:rsidP="00C53E29">
            <w:pPr>
              <w:pStyle w:val="Bullet1"/>
              <w:numPr>
                <w:ilvl w:val="0"/>
                <w:numId w:val="0"/>
              </w:numPr>
              <w:spacing w:line="240" w:lineRule="auto"/>
              <w:contextualSpacing w:val="0"/>
              <w:rPr>
                <w:b/>
                <w:bCs/>
                <w:color w:val="00558C"/>
              </w:rPr>
            </w:pPr>
            <w:r w:rsidRPr="00EB10E4">
              <w:rPr>
                <w:b/>
                <w:bCs/>
                <w:color w:val="00558C"/>
              </w:rPr>
              <w:t>Rationale</w:t>
            </w:r>
          </w:p>
        </w:tc>
        <w:tc>
          <w:tcPr>
            <w:tcW w:w="7336" w:type="dxa"/>
            <w:vAlign w:val="center"/>
          </w:tcPr>
          <w:p w14:paraId="48A5191F" w14:textId="7791CE4C" w:rsidR="001748D7" w:rsidRPr="00EB10E4" w:rsidRDefault="00452AFA" w:rsidP="00C53E29">
            <w:pPr>
              <w:pStyle w:val="Tabletext"/>
            </w:pPr>
            <w:r w:rsidRPr="00EB10E4">
              <w:t>The normal situation in which this occurs is the transit of a ship from anchorage to berth or berth to berth as required by ship operations or any other source. The important fact to note is that the clearance must take place in a single interaction for both departure and approval.</w:t>
            </w:r>
          </w:p>
        </w:tc>
      </w:tr>
      <w:tr w:rsidR="001748D7" w:rsidRPr="00EB10E4" w14:paraId="1D9636CD" w14:textId="77777777" w:rsidTr="00C53E29">
        <w:tc>
          <w:tcPr>
            <w:tcW w:w="2405" w:type="dxa"/>
            <w:vAlign w:val="center"/>
          </w:tcPr>
          <w:p w14:paraId="1FBFBF93" w14:textId="77777777" w:rsidR="001748D7" w:rsidRPr="00EB10E4" w:rsidRDefault="001748D7" w:rsidP="00C53E29">
            <w:pPr>
              <w:pStyle w:val="Bullet1"/>
              <w:numPr>
                <w:ilvl w:val="0"/>
                <w:numId w:val="0"/>
              </w:numPr>
              <w:spacing w:line="240" w:lineRule="auto"/>
              <w:contextualSpacing w:val="0"/>
              <w:rPr>
                <w:b/>
                <w:bCs/>
                <w:color w:val="00558C"/>
              </w:rPr>
            </w:pPr>
            <w:r w:rsidRPr="00EB10E4">
              <w:rPr>
                <w:b/>
                <w:bCs/>
                <w:color w:val="00558C"/>
              </w:rPr>
              <w:t>Author</w:t>
            </w:r>
          </w:p>
        </w:tc>
        <w:tc>
          <w:tcPr>
            <w:tcW w:w="7336" w:type="dxa"/>
            <w:vAlign w:val="center"/>
          </w:tcPr>
          <w:p w14:paraId="1A252201" w14:textId="77777777" w:rsidR="001748D7" w:rsidRPr="00EB10E4" w:rsidRDefault="001748D7" w:rsidP="00C53E29">
            <w:pPr>
              <w:pStyle w:val="Tabletext"/>
            </w:pPr>
          </w:p>
        </w:tc>
      </w:tr>
    </w:tbl>
    <w:p w14:paraId="05F2CB17" w14:textId="77777777" w:rsidR="001748D7" w:rsidRPr="00EB10E4" w:rsidRDefault="001748D7" w:rsidP="0006669C">
      <w:pPr>
        <w:pStyle w:val="BodyText"/>
      </w:pPr>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452AFA" w:rsidRPr="00EB10E4" w14:paraId="01384CC4" w14:textId="77777777" w:rsidTr="00C53E29">
        <w:tc>
          <w:tcPr>
            <w:tcW w:w="2405" w:type="dxa"/>
            <w:vAlign w:val="center"/>
          </w:tcPr>
          <w:p w14:paraId="132769BB" w14:textId="77777777" w:rsidR="00452AFA" w:rsidRPr="00EB10E4" w:rsidRDefault="00452AFA" w:rsidP="00C53E29">
            <w:pPr>
              <w:pStyle w:val="Bullet1"/>
              <w:numPr>
                <w:ilvl w:val="0"/>
                <w:numId w:val="0"/>
              </w:numPr>
              <w:spacing w:line="240" w:lineRule="auto"/>
              <w:contextualSpacing w:val="0"/>
              <w:rPr>
                <w:b/>
                <w:bCs/>
                <w:color w:val="00558C"/>
              </w:rPr>
            </w:pPr>
            <w:r w:rsidRPr="00EB10E4">
              <w:rPr>
                <w:b/>
                <w:bCs/>
                <w:color w:val="00558C"/>
              </w:rPr>
              <w:t>Requirement ID</w:t>
            </w:r>
          </w:p>
        </w:tc>
        <w:tc>
          <w:tcPr>
            <w:tcW w:w="7336" w:type="dxa"/>
            <w:vAlign w:val="center"/>
          </w:tcPr>
          <w:p w14:paraId="6A0FF509" w14:textId="57C013E4" w:rsidR="00452AFA" w:rsidRPr="00EB10E4" w:rsidRDefault="00452AFA" w:rsidP="00C53E29">
            <w:pPr>
              <w:pStyle w:val="Tabletext"/>
            </w:pPr>
            <w:r w:rsidRPr="00EB10E4">
              <w:t>TCSF009</w:t>
            </w:r>
          </w:p>
        </w:tc>
      </w:tr>
      <w:tr w:rsidR="00452AFA" w:rsidRPr="00EB10E4" w14:paraId="45233E52" w14:textId="77777777" w:rsidTr="00C53E29">
        <w:tc>
          <w:tcPr>
            <w:tcW w:w="2405" w:type="dxa"/>
            <w:vAlign w:val="center"/>
          </w:tcPr>
          <w:p w14:paraId="67E59D4B" w14:textId="77777777" w:rsidR="00452AFA" w:rsidRPr="00EB10E4" w:rsidRDefault="00452AFA" w:rsidP="00C53E29">
            <w:pPr>
              <w:pStyle w:val="Bullet1"/>
              <w:numPr>
                <w:ilvl w:val="0"/>
                <w:numId w:val="0"/>
              </w:numPr>
              <w:spacing w:line="240" w:lineRule="auto"/>
              <w:contextualSpacing w:val="0"/>
              <w:rPr>
                <w:b/>
                <w:bCs/>
                <w:color w:val="00558C"/>
              </w:rPr>
            </w:pPr>
            <w:r w:rsidRPr="00EB10E4">
              <w:rPr>
                <w:b/>
                <w:bCs/>
                <w:color w:val="00558C"/>
              </w:rPr>
              <w:t>Requirement Name</w:t>
            </w:r>
          </w:p>
        </w:tc>
        <w:tc>
          <w:tcPr>
            <w:tcW w:w="7336" w:type="dxa"/>
          </w:tcPr>
          <w:p w14:paraId="6ED038E3" w14:textId="34172D0D" w:rsidR="00452AFA" w:rsidRPr="00EB10E4" w:rsidRDefault="000C7397" w:rsidP="00C53E29">
            <w:pPr>
              <w:pStyle w:val="Tabletext"/>
            </w:pPr>
            <w:r w:rsidRPr="00EB10E4">
              <w:rPr>
                <w:color w:val="000000" w:themeColor="text1"/>
              </w:rPr>
              <w:t>Handle exceptional situations</w:t>
            </w:r>
          </w:p>
        </w:tc>
      </w:tr>
      <w:tr w:rsidR="00452AFA" w:rsidRPr="00EB10E4" w14:paraId="5A0694C0" w14:textId="77777777" w:rsidTr="00C53E29">
        <w:tc>
          <w:tcPr>
            <w:tcW w:w="2405" w:type="dxa"/>
            <w:vAlign w:val="center"/>
          </w:tcPr>
          <w:p w14:paraId="741AB251" w14:textId="77777777" w:rsidR="00452AFA" w:rsidRPr="00EB10E4" w:rsidRDefault="00452AFA" w:rsidP="00C53E29">
            <w:pPr>
              <w:pStyle w:val="Bullet1"/>
              <w:numPr>
                <w:ilvl w:val="0"/>
                <w:numId w:val="0"/>
              </w:numPr>
              <w:spacing w:line="240" w:lineRule="auto"/>
              <w:contextualSpacing w:val="0"/>
              <w:rPr>
                <w:b/>
                <w:bCs/>
                <w:color w:val="00558C"/>
              </w:rPr>
            </w:pPr>
            <w:r w:rsidRPr="00EB10E4">
              <w:rPr>
                <w:b/>
                <w:bCs/>
                <w:color w:val="00558C"/>
              </w:rPr>
              <w:t>Requirement Text</w:t>
            </w:r>
          </w:p>
        </w:tc>
        <w:tc>
          <w:tcPr>
            <w:tcW w:w="7336" w:type="dxa"/>
            <w:vAlign w:val="center"/>
          </w:tcPr>
          <w:p w14:paraId="3F37C829" w14:textId="1819FA91" w:rsidR="00452AFA" w:rsidRPr="00EB10E4" w:rsidRDefault="00DD51F8" w:rsidP="00C53E29">
            <w:pPr>
              <w:pStyle w:val="Tabletext"/>
            </w:pPr>
            <w:r w:rsidRPr="00EB10E4">
              <w:t>When an exceptional situation occurs requiring either VTS or ship to require or request changes to an already approved plan, the system must allow the cancellation or denial of previously approved operation and proposal of new operation in a single message.</w:t>
            </w:r>
          </w:p>
        </w:tc>
      </w:tr>
      <w:tr w:rsidR="00452AFA" w:rsidRPr="00EB10E4" w14:paraId="6FFA2C9B" w14:textId="77777777" w:rsidTr="00C53E29">
        <w:tc>
          <w:tcPr>
            <w:tcW w:w="2405" w:type="dxa"/>
            <w:vAlign w:val="center"/>
          </w:tcPr>
          <w:p w14:paraId="49856B02" w14:textId="77777777" w:rsidR="00452AFA" w:rsidRPr="00EB10E4" w:rsidRDefault="00452AFA" w:rsidP="00C53E29">
            <w:pPr>
              <w:pStyle w:val="Bullet1"/>
              <w:numPr>
                <w:ilvl w:val="0"/>
                <w:numId w:val="0"/>
              </w:numPr>
              <w:spacing w:line="240" w:lineRule="auto"/>
              <w:contextualSpacing w:val="0"/>
              <w:rPr>
                <w:b/>
                <w:bCs/>
                <w:color w:val="00558C"/>
              </w:rPr>
            </w:pPr>
            <w:r w:rsidRPr="00EB10E4">
              <w:rPr>
                <w:b/>
                <w:bCs/>
                <w:color w:val="00558C"/>
              </w:rPr>
              <w:t>Rationale</w:t>
            </w:r>
          </w:p>
        </w:tc>
        <w:tc>
          <w:tcPr>
            <w:tcW w:w="7336" w:type="dxa"/>
            <w:vAlign w:val="center"/>
          </w:tcPr>
          <w:p w14:paraId="1E66FCBA" w14:textId="41142E6F" w:rsidR="00452AFA" w:rsidRPr="00EB10E4" w:rsidRDefault="00820E01" w:rsidP="00C53E29">
            <w:pPr>
              <w:pStyle w:val="Tabletext"/>
            </w:pPr>
            <w:r w:rsidRPr="00EB10E4">
              <w:t>Exceptional situations must be foreseen, and the service must be dynamic enough to allow changes to already approved plans. By allowing the cancellation/denial of an approved operation and the proposal/requirement of a new operation allows the service to react to unforeseen situations.</w:t>
            </w:r>
          </w:p>
        </w:tc>
      </w:tr>
      <w:tr w:rsidR="00452AFA" w:rsidRPr="00EB10E4" w14:paraId="6A2CCB7B" w14:textId="77777777" w:rsidTr="00C53E29">
        <w:tc>
          <w:tcPr>
            <w:tcW w:w="2405" w:type="dxa"/>
            <w:vAlign w:val="center"/>
          </w:tcPr>
          <w:p w14:paraId="6B8E299F" w14:textId="77777777" w:rsidR="00452AFA" w:rsidRPr="00EB10E4" w:rsidRDefault="00452AFA" w:rsidP="00C53E29">
            <w:pPr>
              <w:pStyle w:val="Bullet1"/>
              <w:numPr>
                <w:ilvl w:val="0"/>
                <w:numId w:val="0"/>
              </w:numPr>
              <w:spacing w:line="240" w:lineRule="auto"/>
              <w:contextualSpacing w:val="0"/>
              <w:rPr>
                <w:b/>
                <w:bCs/>
                <w:color w:val="00558C"/>
              </w:rPr>
            </w:pPr>
            <w:r w:rsidRPr="00EB10E4">
              <w:rPr>
                <w:b/>
                <w:bCs/>
                <w:color w:val="00558C"/>
              </w:rPr>
              <w:t>Author</w:t>
            </w:r>
          </w:p>
        </w:tc>
        <w:tc>
          <w:tcPr>
            <w:tcW w:w="7336" w:type="dxa"/>
            <w:vAlign w:val="center"/>
          </w:tcPr>
          <w:p w14:paraId="47DFA795" w14:textId="77777777" w:rsidR="00452AFA" w:rsidRPr="00EB10E4" w:rsidRDefault="00452AFA" w:rsidP="00C53E29">
            <w:pPr>
              <w:pStyle w:val="Tabletext"/>
            </w:pPr>
          </w:p>
        </w:tc>
      </w:tr>
    </w:tbl>
    <w:p w14:paraId="66816D17" w14:textId="77777777" w:rsidR="00452AFA" w:rsidRPr="00EB10E4" w:rsidRDefault="00452AFA" w:rsidP="0006669C">
      <w:pPr>
        <w:pStyle w:val="BodyText"/>
      </w:pPr>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820E01" w:rsidRPr="00EB10E4" w14:paraId="7C788053" w14:textId="77777777" w:rsidTr="00C53E29">
        <w:tc>
          <w:tcPr>
            <w:tcW w:w="2405" w:type="dxa"/>
            <w:vAlign w:val="center"/>
          </w:tcPr>
          <w:p w14:paraId="34FC3EF8" w14:textId="77777777" w:rsidR="00820E01" w:rsidRPr="00EB10E4" w:rsidRDefault="00820E01" w:rsidP="00C53E29">
            <w:pPr>
              <w:pStyle w:val="Bullet1"/>
              <w:numPr>
                <w:ilvl w:val="0"/>
                <w:numId w:val="0"/>
              </w:numPr>
              <w:spacing w:line="240" w:lineRule="auto"/>
              <w:contextualSpacing w:val="0"/>
              <w:rPr>
                <w:b/>
                <w:bCs/>
                <w:color w:val="00558C"/>
              </w:rPr>
            </w:pPr>
            <w:r w:rsidRPr="00EB10E4">
              <w:rPr>
                <w:b/>
                <w:bCs/>
                <w:color w:val="00558C"/>
              </w:rPr>
              <w:t>Requirement ID</w:t>
            </w:r>
          </w:p>
        </w:tc>
        <w:tc>
          <w:tcPr>
            <w:tcW w:w="7336" w:type="dxa"/>
            <w:vAlign w:val="center"/>
          </w:tcPr>
          <w:p w14:paraId="4C087B8C" w14:textId="1872D6C9" w:rsidR="00820E01" w:rsidRPr="00EB10E4" w:rsidRDefault="00820E01" w:rsidP="00C53E29">
            <w:pPr>
              <w:pStyle w:val="Tabletext"/>
            </w:pPr>
            <w:r w:rsidRPr="00EB10E4">
              <w:t>TCSF010</w:t>
            </w:r>
          </w:p>
        </w:tc>
      </w:tr>
      <w:tr w:rsidR="00820E01" w:rsidRPr="00EB10E4" w14:paraId="478D6CD8" w14:textId="77777777" w:rsidTr="00C53E29">
        <w:tc>
          <w:tcPr>
            <w:tcW w:w="2405" w:type="dxa"/>
            <w:vAlign w:val="center"/>
          </w:tcPr>
          <w:p w14:paraId="35DFE185" w14:textId="77777777" w:rsidR="00820E01" w:rsidRPr="00EB10E4" w:rsidRDefault="00820E01" w:rsidP="00C53E29">
            <w:pPr>
              <w:pStyle w:val="Bullet1"/>
              <w:numPr>
                <w:ilvl w:val="0"/>
                <w:numId w:val="0"/>
              </w:numPr>
              <w:spacing w:line="240" w:lineRule="auto"/>
              <w:contextualSpacing w:val="0"/>
              <w:rPr>
                <w:b/>
                <w:bCs/>
                <w:color w:val="00558C"/>
              </w:rPr>
            </w:pPr>
            <w:r w:rsidRPr="00EB10E4">
              <w:rPr>
                <w:b/>
                <w:bCs/>
                <w:color w:val="00558C"/>
              </w:rPr>
              <w:t>Requirement Name</w:t>
            </w:r>
          </w:p>
        </w:tc>
        <w:tc>
          <w:tcPr>
            <w:tcW w:w="7336" w:type="dxa"/>
          </w:tcPr>
          <w:p w14:paraId="68DB7E69" w14:textId="5A8FF11B" w:rsidR="00820E01" w:rsidRPr="00EB10E4" w:rsidRDefault="00A14679" w:rsidP="00C53E29">
            <w:pPr>
              <w:pStyle w:val="Tabletext"/>
            </w:pPr>
            <w:r w:rsidRPr="00EB10E4">
              <w:rPr>
                <w:color w:val="000000" w:themeColor="text1"/>
              </w:rPr>
              <w:t>Service integration with VTS System</w:t>
            </w:r>
          </w:p>
        </w:tc>
      </w:tr>
      <w:tr w:rsidR="00820E01" w:rsidRPr="00EB10E4" w14:paraId="32936525" w14:textId="77777777" w:rsidTr="00C53E29">
        <w:tc>
          <w:tcPr>
            <w:tcW w:w="2405" w:type="dxa"/>
            <w:vAlign w:val="center"/>
          </w:tcPr>
          <w:p w14:paraId="17956720" w14:textId="77777777" w:rsidR="00820E01" w:rsidRPr="00EB10E4" w:rsidRDefault="00820E01" w:rsidP="00C53E29">
            <w:pPr>
              <w:pStyle w:val="Bullet1"/>
              <w:numPr>
                <w:ilvl w:val="0"/>
                <w:numId w:val="0"/>
              </w:numPr>
              <w:spacing w:line="240" w:lineRule="auto"/>
              <w:contextualSpacing w:val="0"/>
              <w:rPr>
                <w:b/>
                <w:bCs/>
                <w:color w:val="00558C"/>
              </w:rPr>
            </w:pPr>
            <w:r w:rsidRPr="00EB10E4">
              <w:rPr>
                <w:b/>
                <w:bCs/>
                <w:color w:val="00558C"/>
              </w:rPr>
              <w:t>Requirement Text</w:t>
            </w:r>
          </w:p>
        </w:tc>
        <w:tc>
          <w:tcPr>
            <w:tcW w:w="7336" w:type="dxa"/>
            <w:vAlign w:val="center"/>
          </w:tcPr>
          <w:p w14:paraId="59A1E322" w14:textId="42371ADC" w:rsidR="00820E01" w:rsidRPr="00EB10E4" w:rsidRDefault="007F42A4" w:rsidP="00C53E29">
            <w:pPr>
              <w:pStyle w:val="Tabletext"/>
            </w:pPr>
            <w:r w:rsidRPr="00EB10E4">
              <w:t>The service must integrate with the VTS System so that the information received from vessels can be utilized by the VTS System.</w:t>
            </w:r>
          </w:p>
        </w:tc>
      </w:tr>
      <w:tr w:rsidR="00820E01" w:rsidRPr="00EB10E4" w14:paraId="4A86A69C" w14:textId="77777777" w:rsidTr="00C53E29">
        <w:tc>
          <w:tcPr>
            <w:tcW w:w="2405" w:type="dxa"/>
            <w:vAlign w:val="center"/>
          </w:tcPr>
          <w:p w14:paraId="5B9C1574" w14:textId="77777777" w:rsidR="00820E01" w:rsidRPr="00EB10E4" w:rsidRDefault="00820E01" w:rsidP="00C53E29">
            <w:pPr>
              <w:pStyle w:val="Bullet1"/>
              <w:numPr>
                <w:ilvl w:val="0"/>
                <w:numId w:val="0"/>
              </w:numPr>
              <w:spacing w:line="240" w:lineRule="auto"/>
              <w:contextualSpacing w:val="0"/>
              <w:rPr>
                <w:b/>
                <w:bCs/>
                <w:color w:val="00558C"/>
              </w:rPr>
            </w:pPr>
            <w:r w:rsidRPr="00EB10E4">
              <w:rPr>
                <w:b/>
                <w:bCs/>
                <w:color w:val="00558C"/>
              </w:rPr>
              <w:t>Rationale</w:t>
            </w:r>
          </w:p>
        </w:tc>
        <w:tc>
          <w:tcPr>
            <w:tcW w:w="7336" w:type="dxa"/>
            <w:vAlign w:val="center"/>
          </w:tcPr>
          <w:p w14:paraId="0DEFFB41" w14:textId="3C8151CE" w:rsidR="00820E01" w:rsidRPr="00EB10E4" w:rsidRDefault="000D06A8" w:rsidP="00C53E29">
            <w:pPr>
              <w:pStyle w:val="Tabletext"/>
            </w:pPr>
            <w:r w:rsidRPr="00EB10E4">
              <w:t>The exact details of how this requirement are fulfilled are left to each implementer as they depend on the functionalities of the VTS System itself. In some cases, it may be better for the VTS System to poll the service, in other cases an event may be triggered, or a simple API call on the VTS System may be used. From the perspective of this specification the implementation details of how the service integrates with the VTS System can be left open.</w:t>
            </w:r>
          </w:p>
        </w:tc>
      </w:tr>
      <w:tr w:rsidR="00820E01" w:rsidRPr="00EB10E4" w14:paraId="1DC495B1" w14:textId="77777777" w:rsidTr="00C53E29">
        <w:tc>
          <w:tcPr>
            <w:tcW w:w="2405" w:type="dxa"/>
            <w:vAlign w:val="center"/>
          </w:tcPr>
          <w:p w14:paraId="2AB278C7" w14:textId="77777777" w:rsidR="00820E01" w:rsidRPr="00EB10E4" w:rsidRDefault="00820E01" w:rsidP="00C53E29">
            <w:pPr>
              <w:pStyle w:val="Bullet1"/>
              <w:numPr>
                <w:ilvl w:val="0"/>
                <w:numId w:val="0"/>
              </w:numPr>
              <w:spacing w:line="240" w:lineRule="auto"/>
              <w:contextualSpacing w:val="0"/>
              <w:rPr>
                <w:b/>
                <w:bCs/>
                <w:color w:val="00558C"/>
              </w:rPr>
            </w:pPr>
            <w:r w:rsidRPr="00EB10E4">
              <w:rPr>
                <w:b/>
                <w:bCs/>
                <w:color w:val="00558C"/>
              </w:rPr>
              <w:t>Author</w:t>
            </w:r>
          </w:p>
        </w:tc>
        <w:tc>
          <w:tcPr>
            <w:tcW w:w="7336" w:type="dxa"/>
            <w:vAlign w:val="center"/>
          </w:tcPr>
          <w:p w14:paraId="1BD0366C" w14:textId="77777777" w:rsidR="00820E01" w:rsidRPr="00EB10E4" w:rsidRDefault="00820E01" w:rsidP="00C53E29">
            <w:pPr>
              <w:pStyle w:val="Tabletext"/>
            </w:pPr>
          </w:p>
        </w:tc>
      </w:tr>
    </w:tbl>
    <w:p w14:paraId="67447CAE" w14:textId="77777777" w:rsidR="00E258FD" w:rsidRPr="00EB10E4" w:rsidRDefault="00E258FD" w:rsidP="00E258FD">
      <w:pPr>
        <w:rPr>
          <w:ins w:id="479" w:author="Ramin Miraftabi" w:date="2026-03-05T10:05:00Z" w16du:dateUtc="2026-03-05T09:05:00Z"/>
          <w:rPrChange w:id="480" w:author="Ramin Miraftabi" w:date="2026-07-07T15:17:00Z" w16du:dateUtc="2026-07-07T13:17:00Z">
            <w:rPr>
              <w:ins w:id="481" w:author="Ramin Miraftabi" w:date="2026-03-05T10:05:00Z" w16du:dateUtc="2026-03-05T09:05:00Z"/>
              <w:lang w:val="en-US"/>
            </w:rPr>
          </w:rPrChange>
        </w:rPr>
      </w:pPr>
      <w:bookmarkStart w:id="482" w:name="_Toc196547468"/>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E258FD" w:rsidRPr="00EB10E4" w14:paraId="61CAE6C6" w14:textId="77777777" w:rsidTr="00A8641B">
        <w:trPr>
          <w:ins w:id="483" w:author="Ramin Miraftabi" w:date="2026-03-05T10:06:00Z"/>
        </w:trPr>
        <w:tc>
          <w:tcPr>
            <w:tcW w:w="2405" w:type="dxa"/>
            <w:vAlign w:val="center"/>
          </w:tcPr>
          <w:p w14:paraId="3B9DA4C8" w14:textId="77777777" w:rsidR="00E258FD" w:rsidRPr="00EB10E4" w:rsidRDefault="00E258FD" w:rsidP="00A8641B">
            <w:pPr>
              <w:pStyle w:val="Bullet1"/>
              <w:numPr>
                <w:ilvl w:val="0"/>
                <w:numId w:val="0"/>
              </w:numPr>
              <w:spacing w:line="240" w:lineRule="auto"/>
              <w:rPr>
                <w:ins w:id="484" w:author="Ramin Miraftabi" w:date="2026-03-05T10:06:00Z" w16du:dateUtc="2026-03-05T09:06:00Z"/>
                <w:b/>
                <w:bCs/>
                <w:color w:val="00558C"/>
              </w:rPr>
            </w:pPr>
            <w:bookmarkStart w:id="485" w:name="_Hlk196460357"/>
            <w:ins w:id="486" w:author="Ramin Miraftabi" w:date="2026-03-05T10:06:00Z" w16du:dateUtc="2026-03-05T09:06:00Z">
              <w:r w:rsidRPr="00EB10E4">
                <w:rPr>
                  <w:b/>
                  <w:bCs/>
                  <w:color w:val="00558C"/>
                </w:rPr>
                <w:lastRenderedPageBreak/>
                <w:t>Requirement ID</w:t>
              </w:r>
            </w:ins>
          </w:p>
        </w:tc>
        <w:tc>
          <w:tcPr>
            <w:tcW w:w="7336" w:type="dxa"/>
            <w:vAlign w:val="center"/>
          </w:tcPr>
          <w:p w14:paraId="29C76719" w14:textId="43A5CA46" w:rsidR="00E258FD" w:rsidRPr="00EB10E4" w:rsidRDefault="00E258FD" w:rsidP="00A8641B">
            <w:pPr>
              <w:pStyle w:val="Bullet1"/>
              <w:numPr>
                <w:ilvl w:val="0"/>
                <w:numId w:val="0"/>
              </w:numPr>
              <w:spacing w:line="240" w:lineRule="auto"/>
              <w:rPr>
                <w:ins w:id="487" w:author="Ramin Miraftabi" w:date="2026-03-05T10:06:00Z" w16du:dateUtc="2026-03-05T09:06:00Z"/>
              </w:rPr>
            </w:pPr>
            <w:ins w:id="488" w:author="Ramin Miraftabi" w:date="2026-03-05T10:06:00Z" w16du:dateUtc="2026-03-05T09:06:00Z">
              <w:r w:rsidRPr="00EB10E4">
                <w:t>TCSF011</w:t>
              </w:r>
            </w:ins>
          </w:p>
        </w:tc>
      </w:tr>
      <w:tr w:rsidR="00E258FD" w:rsidRPr="00EB10E4" w14:paraId="22C2D056" w14:textId="77777777" w:rsidTr="00A8641B">
        <w:trPr>
          <w:ins w:id="489" w:author="Ramin Miraftabi" w:date="2026-03-05T10:06:00Z"/>
        </w:trPr>
        <w:tc>
          <w:tcPr>
            <w:tcW w:w="2405" w:type="dxa"/>
            <w:vAlign w:val="center"/>
          </w:tcPr>
          <w:p w14:paraId="400418B7" w14:textId="77777777" w:rsidR="00E258FD" w:rsidRPr="00EB10E4" w:rsidRDefault="00E258FD" w:rsidP="00A8641B">
            <w:pPr>
              <w:pStyle w:val="Bullet1"/>
              <w:numPr>
                <w:ilvl w:val="0"/>
                <w:numId w:val="0"/>
              </w:numPr>
              <w:spacing w:line="240" w:lineRule="auto"/>
              <w:rPr>
                <w:ins w:id="490" w:author="Ramin Miraftabi" w:date="2026-03-05T10:06:00Z" w16du:dateUtc="2026-03-05T09:06:00Z"/>
                <w:b/>
                <w:bCs/>
                <w:color w:val="00558C"/>
              </w:rPr>
            </w:pPr>
            <w:ins w:id="491" w:author="Ramin Miraftabi" w:date="2026-03-05T10:06:00Z" w16du:dateUtc="2026-03-05T09:06:00Z">
              <w:r w:rsidRPr="00EB10E4">
                <w:rPr>
                  <w:b/>
                  <w:bCs/>
                  <w:color w:val="00558C"/>
                </w:rPr>
                <w:t>Requirement Name</w:t>
              </w:r>
            </w:ins>
          </w:p>
        </w:tc>
        <w:tc>
          <w:tcPr>
            <w:tcW w:w="7336" w:type="dxa"/>
          </w:tcPr>
          <w:p w14:paraId="7834F5B3" w14:textId="77777777" w:rsidR="00E258FD" w:rsidRPr="00EB10E4" w:rsidRDefault="00E258FD" w:rsidP="00A8641B">
            <w:pPr>
              <w:pStyle w:val="Bullet1"/>
              <w:numPr>
                <w:ilvl w:val="0"/>
                <w:numId w:val="0"/>
              </w:numPr>
              <w:spacing w:line="240" w:lineRule="auto"/>
              <w:rPr>
                <w:ins w:id="492" w:author="Ramin Miraftabi" w:date="2026-03-05T10:06:00Z" w16du:dateUtc="2026-03-05T09:06:00Z"/>
              </w:rPr>
            </w:pPr>
            <w:ins w:id="493" w:author="Ramin Miraftabi" w:date="2026-03-05T10:06:00Z" w16du:dateUtc="2026-03-05T09:06:00Z">
              <w:r w:rsidRPr="00EB10E4">
                <w:t>Requirements for identities</w:t>
              </w:r>
            </w:ins>
          </w:p>
        </w:tc>
      </w:tr>
      <w:tr w:rsidR="00E258FD" w:rsidRPr="00EB10E4" w14:paraId="2C8B03DC" w14:textId="77777777" w:rsidTr="00A8641B">
        <w:trPr>
          <w:ins w:id="494" w:author="Ramin Miraftabi" w:date="2026-03-05T10:06:00Z"/>
        </w:trPr>
        <w:tc>
          <w:tcPr>
            <w:tcW w:w="2405" w:type="dxa"/>
            <w:vAlign w:val="center"/>
          </w:tcPr>
          <w:p w14:paraId="26BF33E8" w14:textId="77777777" w:rsidR="00E258FD" w:rsidRPr="00EB10E4" w:rsidRDefault="00E258FD" w:rsidP="00A8641B">
            <w:pPr>
              <w:pStyle w:val="Bullet1"/>
              <w:numPr>
                <w:ilvl w:val="0"/>
                <w:numId w:val="0"/>
              </w:numPr>
              <w:spacing w:line="240" w:lineRule="auto"/>
              <w:rPr>
                <w:ins w:id="495" w:author="Ramin Miraftabi" w:date="2026-03-05T10:06:00Z" w16du:dateUtc="2026-03-05T09:06:00Z"/>
                <w:b/>
                <w:bCs/>
                <w:color w:val="00558C"/>
              </w:rPr>
            </w:pPr>
            <w:ins w:id="496" w:author="Ramin Miraftabi" w:date="2026-03-05T10:06:00Z" w16du:dateUtc="2026-03-05T09:06:00Z">
              <w:r w:rsidRPr="00EB10E4">
                <w:rPr>
                  <w:b/>
                  <w:bCs/>
                  <w:color w:val="00558C"/>
                </w:rPr>
                <w:t>Requirement Text</w:t>
              </w:r>
            </w:ins>
          </w:p>
        </w:tc>
        <w:tc>
          <w:tcPr>
            <w:tcW w:w="7336" w:type="dxa"/>
          </w:tcPr>
          <w:p w14:paraId="10371BC2" w14:textId="23E9E78E" w:rsidR="00E258FD" w:rsidRPr="00EB10E4" w:rsidRDefault="00E258FD" w:rsidP="00A8641B">
            <w:pPr>
              <w:pStyle w:val="Bullet1"/>
              <w:numPr>
                <w:ilvl w:val="0"/>
                <w:numId w:val="0"/>
              </w:numPr>
              <w:spacing w:line="240" w:lineRule="auto"/>
              <w:rPr>
                <w:ins w:id="497" w:author="Ramin Miraftabi" w:date="2026-03-05T10:06:00Z" w16du:dateUtc="2026-03-05T09:06:00Z"/>
              </w:rPr>
            </w:pPr>
            <w:ins w:id="498" w:author="Ramin Miraftabi" w:date="2026-03-05T10:06:00Z" w16du:dateUtc="2026-03-05T09:06:00Z">
              <w:r w:rsidRPr="00EB10E4">
                <w:t xml:space="preserve">The service must have a valid maritime identity. See Guideline G1183 </w:t>
              </w:r>
            </w:ins>
            <w:ins w:id="499" w:author="Ramin Miraftabi" w:date="2026-09-23T11:01:00Z" w16du:dateUtc="2026-09-23T09:01:00Z">
              <w:r w:rsidR="00A140A6">
                <w:fldChar w:fldCharType="begin"/>
              </w:r>
              <w:r w:rsidR="00A140A6">
                <w:instrText xml:space="preserve"> REF _Ref196501240 \r \h </w:instrText>
              </w:r>
              <w:r w:rsidR="00A140A6">
                <w:fldChar w:fldCharType="separate"/>
              </w:r>
              <w:r w:rsidR="00A140A6">
                <w:t>[8]</w:t>
              </w:r>
              <w:r w:rsidR="00A140A6">
                <w:fldChar w:fldCharType="end"/>
              </w:r>
            </w:ins>
          </w:p>
          <w:p w14:paraId="2D30981A" w14:textId="77777777" w:rsidR="00E258FD" w:rsidRPr="00EB10E4" w:rsidRDefault="00E258FD" w:rsidP="00A8641B">
            <w:pPr>
              <w:pStyle w:val="Bullet1"/>
              <w:numPr>
                <w:ilvl w:val="0"/>
                <w:numId w:val="0"/>
              </w:numPr>
              <w:spacing w:line="240" w:lineRule="auto"/>
              <w:rPr>
                <w:ins w:id="500" w:author="Ramin Miraftabi" w:date="2026-03-05T10:06:00Z" w16du:dateUtc="2026-03-05T09:06:00Z"/>
              </w:rPr>
            </w:pPr>
            <w:ins w:id="501" w:author="Ramin Miraftabi" w:date="2026-03-05T10:06:00Z" w16du:dateUtc="2026-03-05T09:06:00Z">
              <w:r w:rsidRPr="00EB10E4">
                <w:t xml:space="preserve">A consumer must have a valid maritime identity. </w:t>
              </w:r>
            </w:ins>
          </w:p>
          <w:p w14:paraId="3C47E0E2" w14:textId="532E0922" w:rsidR="00E258FD" w:rsidRPr="00EB10E4" w:rsidRDefault="00E258FD" w:rsidP="00A8641B">
            <w:pPr>
              <w:pStyle w:val="Bullet1"/>
              <w:numPr>
                <w:ilvl w:val="0"/>
                <w:numId w:val="0"/>
              </w:numPr>
              <w:spacing w:line="240" w:lineRule="auto"/>
              <w:rPr>
                <w:ins w:id="502" w:author="Ramin Miraftabi" w:date="2026-03-05T10:06:00Z" w16du:dateUtc="2026-03-05T09:06:00Z"/>
              </w:rPr>
            </w:pPr>
            <w:ins w:id="503" w:author="Ramin Miraftabi" w:date="2026-03-05T10:06:00Z" w16du:dateUtc="2026-03-05T09:06:00Z">
              <w:r w:rsidRPr="00EB10E4">
                <w:t>The maritime identity certificate must include the vessel’s MMSI and IMO number and they must match with t</w:t>
              </w:r>
            </w:ins>
            <w:ins w:id="504" w:author="Ramin Miraftabi" w:date="2026-03-05T10:08:00Z" w16du:dateUtc="2026-03-05T09:08:00Z">
              <w:r w:rsidRPr="00EB10E4">
                <w:t xml:space="preserve">he </w:t>
              </w:r>
            </w:ins>
            <w:ins w:id="505" w:author="Ramin Miraftabi" w:date="2026-03-05T10:06:00Z" w16du:dateUtc="2026-03-05T09:06:00Z">
              <w:r w:rsidRPr="00EB10E4">
                <w:t xml:space="preserve">IMO number </w:t>
              </w:r>
            </w:ins>
            <w:ins w:id="506" w:author="Ramin Miraftabi" w:date="2026-03-05T10:07:00Z" w16du:dateUtc="2026-03-05T09:07:00Z">
              <w:r w:rsidRPr="00EB10E4">
                <w:t>specified in the MRN set to the vesselId</w:t>
              </w:r>
            </w:ins>
            <w:ins w:id="507" w:author="Ramin Miraftabi" w:date="2026-03-05T10:08:00Z" w16du:dateUtc="2026-03-05T09:08:00Z">
              <w:r w:rsidRPr="00EB10E4">
                <w:t xml:space="preserve"> attribute. </w:t>
              </w:r>
            </w:ins>
            <w:ins w:id="508" w:author="Ramin Miraftabi" w:date="2026-03-05T10:06:00Z" w16du:dateUtc="2026-03-05T09:06:00Z">
              <w:r w:rsidRPr="00EB10E4">
                <w:t>If vessel does not have an IMO number then</w:t>
              </w:r>
            </w:ins>
            <w:ins w:id="509" w:author="Ramin Miraftabi" w:date="2026-03-05T10:08:00Z" w16du:dateUtc="2026-03-05T09:08:00Z">
              <w:r w:rsidRPr="00EB10E4">
                <w:t xml:space="preserve"> </w:t>
              </w:r>
            </w:ins>
            <w:ins w:id="510" w:author="Ramin Miraftabi" w:date="2026-03-05T10:06:00Z" w16du:dateUtc="2026-03-05T09:06:00Z">
              <w:r w:rsidRPr="00EB10E4">
                <w:t xml:space="preserve">MMSI is </w:t>
              </w:r>
            </w:ins>
            <w:ins w:id="511" w:author="Ramin Miraftabi" w:date="2026-03-05T10:08:00Z" w16du:dateUtc="2026-03-05T09:08:00Z">
              <w:r w:rsidRPr="00EB10E4">
                <w:t>allowed to be used</w:t>
              </w:r>
            </w:ins>
            <w:ins w:id="512" w:author="Ramin Miraftabi" w:date="2026-03-05T10:06:00Z" w16du:dateUtc="2026-03-05T09:06:00Z">
              <w:r w:rsidRPr="00EB10E4">
                <w:t xml:space="preserve">. If the certificate information and the identifying information in the </w:t>
              </w:r>
            </w:ins>
            <w:ins w:id="513" w:author="Ramin Miraftabi" w:date="2026-03-05T10:08:00Z" w16du:dateUtc="2026-03-05T09:08:00Z">
              <w:r w:rsidRPr="00EB10E4">
                <w:t>clearance message</w:t>
              </w:r>
            </w:ins>
            <w:ins w:id="514" w:author="Ramin Miraftabi" w:date="2026-03-05T10:06:00Z" w16du:dateUtc="2026-03-05T09:06:00Z">
              <w:r w:rsidRPr="00EB10E4">
                <w:t xml:space="preserve"> do not match an error must be returned and no further processing of the </w:t>
              </w:r>
            </w:ins>
            <w:ins w:id="515" w:author="Ramin Miraftabi" w:date="2026-03-05T10:08:00Z" w16du:dateUtc="2026-03-05T09:08:00Z">
              <w:r w:rsidRPr="00EB10E4">
                <w:t>cleareance message</w:t>
              </w:r>
            </w:ins>
            <w:ins w:id="516" w:author="Ramin Miraftabi" w:date="2026-03-05T10:06:00Z" w16du:dateUtc="2026-03-05T09:06:00Z">
              <w:r w:rsidRPr="00EB10E4">
                <w:t xml:space="preserve"> is allowed.</w:t>
              </w:r>
            </w:ins>
          </w:p>
        </w:tc>
      </w:tr>
      <w:tr w:rsidR="00E258FD" w:rsidRPr="00EB10E4" w14:paraId="12C63A6F" w14:textId="77777777" w:rsidTr="00A8641B">
        <w:trPr>
          <w:ins w:id="517" w:author="Ramin Miraftabi" w:date="2026-03-05T10:06:00Z"/>
        </w:trPr>
        <w:tc>
          <w:tcPr>
            <w:tcW w:w="2405" w:type="dxa"/>
            <w:vAlign w:val="center"/>
          </w:tcPr>
          <w:p w14:paraId="6C1FECE1" w14:textId="77777777" w:rsidR="00E258FD" w:rsidRPr="00EB10E4" w:rsidRDefault="00E258FD" w:rsidP="00A8641B">
            <w:pPr>
              <w:pStyle w:val="Bullet1"/>
              <w:numPr>
                <w:ilvl w:val="0"/>
                <w:numId w:val="0"/>
              </w:numPr>
              <w:spacing w:line="240" w:lineRule="auto"/>
              <w:rPr>
                <w:ins w:id="518" w:author="Ramin Miraftabi" w:date="2026-03-05T10:06:00Z" w16du:dateUtc="2026-03-05T09:06:00Z"/>
                <w:b/>
                <w:bCs/>
                <w:color w:val="00558C"/>
              </w:rPr>
            </w:pPr>
            <w:ins w:id="519" w:author="Ramin Miraftabi" w:date="2026-03-05T10:06:00Z" w16du:dateUtc="2026-03-05T09:06:00Z">
              <w:r w:rsidRPr="00EB10E4">
                <w:rPr>
                  <w:b/>
                  <w:bCs/>
                  <w:color w:val="00558C"/>
                </w:rPr>
                <w:t>Rationale</w:t>
              </w:r>
            </w:ins>
          </w:p>
        </w:tc>
        <w:tc>
          <w:tcPr>
            <w:tcW w:w="7336" w:type="dxa"/>
          </w:tcPr>
          <w:p w14:paraId="1FCF6B67" w14:textId="77777777" w:rsidR="00E258FD" w:rsidRPr="00EB10E4" w:rsidRDefault="00E258FD" w:rsidP="00A8641B">
            <w:pPr>
              <w:pStyle w:val="Bullet1"/>
              <w:numPr>
                <w:ilvl w:val="0"/>
                <w:numId w:val="0"/>
              </w:numPr>
              <w:spacing w:line="240" w:lineRule="auto"/>
              <w:rPr>
                <w:ins w:id="520" w:author="Ramin Miraftabi" w:date="2026-03-05T10:06:00Z" w16du:dateUtc="2026-03-05T09:06:00Z"/>
              </w:rPr>
            </w:pPr>
            <w:ins w:id="521" w:author="Ramin Miraftabi" w:date="2026-03-05T10:06:00Z" w16du:dateUtc="2026-03-05T09:06:00Z">
              <w:r w:rsidRPr="00EB10E4">
                <w:t xml:space="preserve">The consumer must be able to verify the identity of the service and its provider. The consumer must reject any connections from a service that does not have a valid maritime identity. </w:t>
              </w:r>
            </w:ins>
          </w:p>
          <w:p w14:paraId="7358050A" w14:textId="6BE516E9" w:rsidR="00E258FD" w:rsidRPr="00EB10E4" w:rsidRDefault="00E258FD" w:rsidP="00A8641B">
            <w:pPr>
              <w:pStyle w:val="Bullet1"/>
              <w:numPr>
                <w:ilvl w:val="0"/>
                <w:numId w:val="0"/>
              </w:numPr>
              <w:spacing w:line="240" w:lineRule="auto"/>
              <w:rPr>
                <w:ins w:id="522" w:author="Ramin Miraftabi" w:date="2026-03-05T10:06:00Z" w16du:dateUtc="2026-03-05T09:06:00Z"/>
              </w:rPr>
            </w:pPr>
            <w:ins w:id="523" w:author="Ramin Miraftabi" w:date="2026-03-05T10:06:00Z" w16du:dateUtc="2026-03-05T09:06:00Z">
              <w:r w:rsidRPr="00EB10E4">
                <w:t xml:space="preserve">The service must require verification of the identity of the consumer and must decline service if a valid identity is not provided or if the identity provided does not match the metadata of the </w:t>
              </w:r>
            </w:ins>
            <w:ins w:id="524" w:author="Ramin Miraftabi" w:date="2026-03-05T10:09:00Z" w16du:dateUtc="2026-03-05T09:09:00Z">
              <w:r w:rsidRPr="00EB10E4">
                <w:t>clearance message</w:t>
              </w:r>
            </w:ins>
            <w:ins w:id="525" w:author="Ramin Miraftabi" w:date="2026-03-05T10:06:00Z" w16du:dateUtc="2026-03-05T09:06:00Z">
              <w:r w:rsidRPr="00EB10E4">
                <w:t>.</w:t>
              </w:r>
            </w:ins>
          </w:p>
        </w:tc>
      </w:tr>
      <w:tr w:rsidR="00E258FD" w:rsidRPr="00EB10E4" w14:paraId="71745326" w14:textId="77777777" w:rsidTr="00A8641B">
        <w:trPr>
          <w:ins w:id="526" w:author="Ramin Miraftabi" w:date="2026-03-05T10:06:00Z"/>
        </w:trPr>
        <w:tc>
          <w:tcPr>
            <w:tcW w:w="2405" w:type="dxa"/>
            <w:vAlign w:val="center"/>
          </w:tcPr>
          <w:p w14:paraId="59BC7A15" w14:textId="77777777" w:rsidR="00E258FD" w:rsidRPr="00EB10E4" w:rsidRDefault="00E258FD" w:rsidP="00A8641B">
            <w:pPr>
              <w:pStyle w:val="Bullet1"/>
              <w:numPr>
                <w:ilvl w:val="0"/>
                <w:numId w:val="0"/>
              </w:numPr>
              <w:spacing w:line="240" w:lineRule="auto"/>
              <w:rPr>
                <w:ins w:id="527" w:author="Ramin Miraftabi" w:date="2026-03-05T10:06:00Z" w16du:dateUtc="2026-03-05T09:06:00Z"/>
                <w:b/>
                <w:bCs/>
                <w:color w:val="00558C"/>
              </w:rPr>
            </w:pPr>
            <w:ins w:id="528" w:author="Ramin Miraftabi" w:date="2026-03-05T10:06:00Z" w16du:dateUtc="2026-03-05T09:06:00Z">
              <w:r w:rsidRPr="00EB10E4">
                <w:rPr>
                  <w:b/>
                  <w:bCs/>
                  <w:color w:val="00558C"/>
                </w:rPr>
                <w:t>Author</w:t>
              </w:r>
            </w:ins>
          </w:p>
        </w:tc>
        <w:tc>
          <w:tcPr>
            <w:tcW w:w="7336" w:type="dxa"/>
            <w:vAlign w:val="center"/>
          </w:tcPr>
          <w:p w14:paraId="2EA45597" w14:textId="77777777" w:rsidR="00E258FD" w:rsidRPr="00EB10E4" w:rsidRDefault="00E258FD" w:rsidP="00A8641B">
            <w:pPr>
              <w:pStyle w:val="Bullet1"/>
              <w:numPr>
                <w:ilvl w:val="0"/>
                <w:numId w:val="0"/>
              </w:numPr>
              <w:spacing w:line="240" w:lineRule="auto"/>
              <w:rPr>
                <w:ins w:id="529" w:author="Ramin Miraftabi" w:date="2026-03-05T10:06:00Z" w16du:dateUtc="2026-03-05T09:06:00Z"/>
              </w:rPr>
            </w:pPr>
          </w:p>
        </w:tc>
      </w:tr>
      <w:bookmarkEnd w:id="485"/>
    </w:tbl>
    <w:p w14:paraId="16A6DC15" w14:textId="77777777" w:rsidR="00E258FD" w:rsidRPr="00EB10E4" w:rsidRDefault="00E258FD" w:rsidP="00E258FD">
      <w:pPr>
        <w:pStyle w:val="BodyText"/>
        <w:rPr>
          <w:ins w:id="530" w:author="Ramin Miraftabi" w:date="2026-03-05T10:06:00Z" w16du:dateUtc="2026-03-05T09:06:00Z"/>
        </w:rPr>
      </w:pPr>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E258FD" w:rsidRPr="00EB10E4" w14:paraId="1CD7E0F5" w14:textId="77777777" w:rsidTr="00A8641B">
        <w:trPr>
          <w:ins w:id="531" w:author="Ramin Miraftabi" w:date="2026-03-05T10:06:00Z"/>
        </w:trPr>
        <w:tc>
          <w:tcPr>
            <w:tcW w:w="2405" w:type="dxa"/>
            <w:vAlign w:val="center"/>
          </w:tcPr>
          <w:p w14:paraId="1A55CE19" w14:textId="77777777" w:rsidR="00E258FD" w:rsidRPr="00EB10E4" w:rsidRDefault="00E258FD" w:rsidP="00A8641B">
            <w:pPr>
              <w:pStyle w:val="Bullet1"/>
              <w:numPr>
                <w:ilvl w:val="0"/>
                <w:numId w:val="0"/>
              </w:numPr>
              <w:spacing w:line="240" w:lineRule="auto"/>
              <w:rPr>
                <w:ins w:id="532" w:author="Ramin Miraftabi" w:date="2026-03-05T10:06:00Z" w16du:dateUtc="2026-03-05T09:06:00Z"/>
                <w:b/>
                <w:bCs/>
                <w:color w:val="00558C"/>
              </w:rPr>
            </w:pPr>
            <w:ins w:id="533" w:author="Ramin Miraftabi" w:date="2026-03-05T10:06:00Z" w16du:dateUtc="2026-03-05T09:06:00Z">
              <w:r w:rsidRPr="00EB10E4">
                <w:rPr>
                  <w:b/>
                  <w:bCs/>
                  <w:color w:val="00558C"/>
                </w:rPr>
                <w:t>Requirement ID</w:t>
              </w:r>
            </w:ins>
          </w:p>
        </w:tc>
        <w:tc>
          <w:tcPr>
            <w:tcW w:w="7336" w:type="dxa"/>
            <w:vAlign w:val="center"/>
          </w:tcPr>
          <w:p w14:paraId="68D05EF6" w14:textId="456A212F" w:rsidR="00E258FD" w:rsidRPr="00EB10E4" w:rsidRDefault="00E258FD" w:rsidP="00A8641B">
            <w:pPr>
              <w:pStyle w:val="Bullet1"/>
              <w:numPr>
                <w:ilvl w:val="0"/>
                <w:numId w:val="0"/>
              </w:numPr>
              <w:spacing w:line="240" w:lineRule="auto"/>
              <w:rPr>
                <w:ins w:id="534" w:author="Ramin Miraftabi" w:date="2026-03-05T10:06:00Z" w16du:dateUtc="2026-03-05T09:06:00Z"/>
              </w:rPr>
            </w:pPr>
            <w:ins w:id="535" w:author="Ramin Miraftabi" w:date="2026-03-05T10:09:00Z" w16du:dateUtc="2026-03-05T09:09:00Z">
              <w:r w:rsidRPr="00EB10E4">
                <w:t>TCS</w:t>
              </w:r>
            </w:ins>
            <w:ins w:id="536" w:author="Ramin Miraftabi" w:date="2026-03-05T10:06:00Z" w16du:dateUtc="2026-03-05T09:06:00Z">
              <w:r w:rsidRPr="00EB10E4">
                <w:t>F01</w:t>
              </w:r>
            </w:ins>
            <w:ins w:id="537" w:author="Ramin Miraftabi" w:date="2026-03-05T10:09:00Z" w16du:dateUtc="2026-03-05T09:09:00Z">
              <w:r w:rsidRPr="00EB10E4">
                <w:t>2</w:t>
              </w:r>
            </w:ins>
          </w:p>
        </w:tc>
      </w:tr>
      <w:tr w:rsidR="00E258FD" w:rsidRPr="00EB10E4" w14:paraId="7ECC9FC5" w14:textId="77777777" w:rsidTr="00A8641B">
        <w:trPr>
          <w:ins w:id="538" w:author="Ramin Miraftabi" w:date="2026-03-05T10:06:00Z"/>
        </w:trPr>
        <w:tc>
          <w:tcPr>
            <w:tcW w:w="2405" w:type="dxa"/>
            <w:vAlign w:val="center"/>
          </w:tcPr>
          <w:p w14:paraId="20DDC576" w14:textId="77777777" w:rsidR="00E258FD" w:rsidRPr="00EB10E4" w:rsidRDefault="00E258FD" w:rsidP="00A8641B">
            <w:pPr>
              <w:pStyle w:val="Bullet1"/>
              <w:numPr>
                <w:ilvl w:val="0"/>
                <w:numId w:val="0"/>
              </w:numPr>
              <w:spacing w:line="240" w:lineRule="auto"/>
              <w:rPr>
                <w:ins w:id="539" w:author="Ramin Miraftabi" w:date="2026-03-05T10:06:00Z" w16du:dateUtc="2026-03-05T09:06:00Z"/>
                <w:b/>
                <w:bCs/>
                <w:color w:val="00558C"/>
              </w:rPr>
            </w:pPr>
            <w:ins w:id="540" w:author="Ramin Miraftabi" w:date="2026-03-05T10:06:00Z" w16du:dateUtc="2026-03-05T09:06:00Z">
              <w:r w:rsidRPr="00EB10E4">
                <w:rPr>
                  <w:b/>
                  <w:bCs/>
                  <w:color w:val="00558C"/>
                </w:rPr>
                <w:t>Requirement Name</w:t>
              </w:r>
            </w:ins>
          </w:p>
        </w:tc>
        <w:tc>
          <w:tcPr>
            <w:tcW w:w="7336" w:type="dxa"/>
          </w:tcPr>
          <w:p w14:paraId="76ED0B04" w14:textId="77777777" w:rsidR="00E258FD" w:rsidRPr="00EB10E4" w:rsidRDefault="00E258FD" w:rsidP="00A8641B">
            <w:pPr>
              <w:pStyle w:val="Bullet1"/>
              <w:numPr>
                <w:ilvl w:val="0"/>
                <w:numId w:val="0"/>
              </w:numPr>
              <w:spacing w:line="240" w:lineRule="auto"/>
              <w:rPr>
                <w:ins w:id="541" w:author="Ramin Miraftabi" w:date="2026-03-05T10:06:00Z" w16du:dateUtc="2026-03-05T09:06:00Z"/>
              </w:rPr>
            </w:pPr>
            <w:ins w:id="542" w:author="Ramin Miraftabi" w:date="2026-03-05T10:06:00Z" w16du:dateUtc="2026-03-05T09:06:00Z">
              <w:r w:rsidRPr="00EB10E4">
                <w:rPr>
                  <w:color w:val="000000" w:themeColor="text1"/>
                </w:rPr>
                <w:t>Requirements for authenticity</w:t>
              </w:r>
            </w:ins>
          </w:p>
        </w:tc>
      </w:tr>
      <w:tr w:rsidR="00E258FD" w:rsidRPr="00EB10E4" w14:paraId="03BEDDCE" w14:textId="77777777" w:rsidTr="00A8641B">
        <w:trPr>
          <w:ins w:id="543" w:author="Ramin Miraftabi" w:date="2026-03-05T10:06:00Z"/>
        </w:trPr>
        <w:tc>
          <w:tcPr>
            <w:tcW w:w="2405" w:type="dxa"/>
            <w:vAlign w:val="center"/>
          </w:tcPr>
          <w:p w14:paraId="0B1A4A6C" w14:textId="77777777" w:rsidR="00E258FD" w:rsidRPr="00EB10E4" w:rsidRDefault="00E258FD" w:rsidP="00A8641B">
            <w:pPr>
              <w:pStyle w:val="Bullet1"/>
              <w:numPr>
                <w:ilvl w:val="0"/>
                <w:numId w:val="0"/>
              </w:numPr>
              <w:spacing w:line="240" w:lineRule="auto"/>
              <w:rPr>
                <w:ins w:id="544" w:author="Ramin Miraftabi" w:date="2026-03-05T10:06:00Z" w16du:dateUtc="2026-03-05T09:06:00Z"/>
                <w:b/>
                <w:bCs/>
                <w:color w:val="00558C"/>
              </w:rPr>
            </w:pPr>
            <w:ins w:id="545" w:author="Ramin Miraftabi" w:date="2026-03-05T10:06:00Z" w16du:dateUtc="2026-03-05T09:06:00Z">
              <w:r w:rsidRPr="00EB10E4">
                <w:rPr>
                  <w:b/>
                  <w:bCs/>
                  <w:color w:val="00558C"/>
                </w:rPr>
                <w:t>Requirement Text</w:t>
              </w:r>
            </w:ins>
          </w:p>
        </w:tc>
        <w:tc>
          <w:tcPr>
            <w:tcW w:w="7336" w:type="dxa"/>
          </w:tcPr>
          <w:p w14:paraId="0AA5BC79" w14:textId="65C49C40" w:rsidR="00E258FD" w:rsidRPr="00EB10E4" w:rsidRDefault="00E258FD" w:rsidP="00A8641B">
            <w:pPr>
              <w:pStyle w:val="Bullet1"/>
              <w:numPr>
                <w:ilvl w:val="0"/>
                <w:numId w:val="0"/>
              </w:numPr>
              <w:spacing w:line="240" w:lineRule="auto"/>
              <w:rPr>
                <w:ins w:id="546" w:author="Ramin Miraftabi" w:date="2026-03-05T10:06:00Z" w16du:dateUtc="2026-03-05T09:06:00Z"/>
              </w:rPr>
            </w:pPr>
            <w:ins w:id="547" w:author="Ramin Miraftabi" w:date="2026-03-05T10:06:00Z" w16du:dateUtc="2026-03-05T09:06:00Z">
              <w:r w:rsidRPr="00EB10E4">
                <w:t xml:space="preserve">The consumer must be able to verify the authenticity of the </w:t>
              </w:r>
            </w:ins>
            <w:ins w:id="548" w:author="Ramin Miraftabi" w:date="2026-03-05T10:09:00Z" w16du:dateUtc="2026-03-05T09:09:00Z">
              <w:r w:rsidRPr="00EB10E4">
                <w:t>clearance message</w:t>
              </w:r>
            </w:ins>
            <w:ins w:id="549" w:author="Ramin Miraftabi" w:date="2026-03-05T10:06:00Z" w16du:dateUtc="2026-03-05T09:06:00Z">
              <w:r w:rsidRPr="00EB10E4">
                <w:t xml:space="preserve"> from the originator of the </w:t>
              </w:r>
            </w:ins>
            <w:ins w:id="550" w:author="Ramin Miraftabi" w:date="2026-03-05T10:09:00Z" w16du:dateUtc="2026-03-05T09:09:00Z">
              <w:r w:rsidRPr="00EB10E4">
                <w:t>message</w:t>
              </w:r>
            </w:ins>
            <w:ins w:id="551" w:author="Ramin Miraftabi" w:date="2026-03-05T10:06:00Z" w16du:dateUtc="2026-03-05T09:06:00Z">
              <w:r w:rsidRPr="00EB10E4">
                <w:t xml:space="preserve"> (VTS system or this service) to the actual consumer application (e.g. </w:t>
              </w:r>
            </w:ins>
            <w:ins w:id="552" w:author="Ramin Miraftabi" w:date="2026-09-22T11:59:00Z" w16du:dateUtc="2026-09-22T09:59:00Z">
              <w:r w:rsidR="00BF5C3A">
                <w:t>on-board system</w:t>
              </w:r>
            </w:ins>
            <w:ins w:id="553" w:author="Ramin Miraftabi" w:date="2026-03-05T10:06:00Z" w16du:dateUtc="2026-03-05T09:06:00Z">
              <w:r w:rsidRPr="00EB10E4">
                <w:t xml:space="preserve">). This requires that if the communication between the service and the end-user application is not direct, the signature of the route is also delivered to the consumer application hand in hand with the </w:t>
              </w:r>
            </w:ins>
            <w:ins w:id="554" w:author="Ramin Miraftabi" w:date="2026-03-05T10:10:00Z" w16du:dateUtc="2026-03-05T09:10:00Z">
              <w:r w:rsidRPr="00EB10E4">
                <w:t>clearance message</w:t>
              </w:r>
            </w:ins>
            <w:ins w:id="555" w:author="Ramin Miraftabi" w:date="2026-03-05T10:06:00Z" w16du:dateUtc="2026-03-05T09:06:00Z">
              <w:r w:rsidRPr="00EB10E4">
                <w:t>.</w:t>
              </w:r>
            </w:ins>
          </w:p>
          <w:p w14:paraId="133C1A05" w14:textId="15F72165" w:rsidR="00E258FD" w:rsidRPr="00EB10E4" w:rsidRDefault="00E258FD" w:rsidP="00A8641B">
            <w:pPr>
              <w:pStyle w:val="Bullet1"/>
              <w:numPr>
                <w:ilvl w:val="0"/>
                <w:numId w:val="0"/>
              </w:numPr>
              <w:spacing w:line="240" w:lineRule="auto"/>
              <w:rPr>
                <w:ins w:id="556" w:author="Ramin Miraftabi" w:date="2026-03-05T10:06:00Z" w16du:dateUtc="2026-03-05T09:06:00Z"/>
              </w:rPr>
            </w:pPr>
            <w:ins w:id="557" w:author="Ramin Miraftabi" w:date="2026-03-05T10:06:00Z" w16du:dateUtc="2026-03-05T09:06:00Z">
              <w:r w:rsidRPr="00EB10E4">
                <w:t xml:space="preserve">The service must be able to verify the authenticity of the </w:t>
              </w:r>
            </w:ins>
            <w:ins w:id="558" w:author="Ramin Miraftabi" w:date="2026-03-05T10:10:00Z" w16du:dateUtc="2026-03-05T09:10:00Z">
              <w:r w:rsidRPr="00EB10E4">
                <w:t>clearance message</w:t>
              </w:r>
            </w:ins>
            <w:ins w:id="559" w:author="Ramin Miraftabi" w:date="2026-03-05T10:06:00Z" w16du:dateUtc="2026-03-05T09:06:00Z">
              <w:r w:rsidRPr="00EB10E4">
                <w:t xml:space="preserve"> from the actual vessel it identifies. Thus, the</w:t>
              </w:r>
            </w:ins>
            <w:ins w:id="560" w:author="Ramin Miraftabi" w:date="2026-03-05T10:10:00Z" w16du:dateUtc="2026-03-05T09:10:00Z">
              <w:r w:rsidRPr="00EB10E4">
                <w:t xml:space="preserve"> clearance message</w:t>
              </w:r>
            </w:ins>
            <w:ins w:id="561" w:author="Ramin Miraftabi" w:date="2026-03-05T10:06:00Z" w16du:dateUtc="2026-03-05T09:06:00Z">
              <w:r w:rsidRPr="00EB10E4">
                <w:t xml:space="preserve"> must be signed with the signature of the same vessel it is from and the signature must be delivered to the service.</w:t>
              </w:r>
            </w:ins>
          </w:p>
        </w:tc>
      </w:tr>
      <w:tr w:rsidR="00E258FD" w:rsidRPr="00EB10E4" w14:paraId="3D7A8D07" w14:textId="77777777" w:rsidTr="00A8641B">
        <w:trPr>
          <w:ins w:id="562" w:author="Ramin Miraftabi" w:date="2026-03-05T10:06:00Z"/>
        </w:trPr>
        <w:tc>
          <w:tcPr>
            <w:tcW w:w="2405" w:type="dxa"/>
            <w:vAlign w:val="center"/>
          </w:tcPr>
          <w:p w14:paraId="4C4FCCDA" w14:textId="77777777" w:rsidR="00E258FD" w:rsidRPr="00EB10E4" w:rsidRDefault="00E258FD" w:rsidP="00A8641B">
            <w:pPr>
              <w:pStyle w:val="Bullet1"/>
              <w:numPr>
                <w:ilvl w:val="0"/>
                <w:numId w:val="0"/>
              </w:numPr>
              <w:spacing w:line="240" w:lineRule="auto"/>
              <w:rPr>
                <w:ins w:id="563" w:author="Ramin Miraftabi" w:date="2026-03-05T10:06:00Z" w16du:dateUtc="2026-03-05T09:06:00Z"/>
                <w:b/>
                <w:bCs/>
                <w:color w:val="00558C"/>
              </w:rPr>
            </w:pPr>
            <w:ins w:id="564" w:author="Ramin Miraftabi" w:date="2026-03-05T10:06:00Z" w16du:dateUtc="2026-03-05T09:06:00Z">
              <w:r w:rsidRPr="00EB10E4">
                <w:rPr>
                  <w:b/>
                  <w:bCs/>
                  <w:color w:val="00558C"/>
                </w:rPr>
                <w:t>Rationale</w:t>
              </w:r>
            </w:ins>
          </w:p>
        </w:tc>
        <w:tc>
          <w:tcPr>
            <w:tcW w:w="7336" w:type="dxa"/>
          </w:tcPr>
          <w:p w14:paraId="2C7296B2" w14:textId="2C7C27C1" w:rsidR="00E258FD" w:rsidRPr="00EB10E4" w:rsidRDefault="00E258FD" w:rsidP="00A8641B">
            <w:pPr>
              <w:pStyle w:val="Bullet1"/>
              <w:numPr>
                <w:ilvl w:val="0"/>
                <w:numId w:val="0"/>
              </w:numPr>
              <w:spacing w:line="240" w:lineRule="auto"/>
              <w:rPr>
                <w:ins w:id="565" w:author="Ramin Miraftabi" w:date="2026-03-05T10:06:00Z" w16du:dateUtc="2026-03-05T09:06:00Z"/>
              </w:rPr>
            </w:pPr>
            <w:ins w:id="566" w:author="Ramin Miraftabi" w:date="2026-03-05T10:06:00Z" w16du:dateUtc="2026-03-05T09:06:00Z">
              <w:r w:rsidRPr="00EB10E4">
                <w:t xml:space="preserve">ECDIS is mandated to verify the authenticity of all incoming external data. </w:t>
              </w:r>
            </w:ins>
            <w:ins w:id="567" w:author="Ramin Miraftabi" w:date="2026-03-05T10:10:00Z" w16du:dateUtc="2026-03-05T09:10:00Z">
              <w:r w:rsidRPr="00EB10E4">
                <w:t>The same requirement generally applies to all devices in the protected ship n</w:t>
              </w:r>
            </w:ins>
            <w:ins w:id="568" w:author="Ramin Miraftabi" w:date="2026-03-05T10:11:00Z" w16du:dateUtc="2026-03-05T09:11:00Z">
              <w:r w:rsidRPr="00EB10E4">
                <w:t xml:space="preserve">etwork. </w:t>
              </w:r>
            </w:ins>
            <w:ins w:id="569" w:author="Ramin Miraftabi" w:date="2026-03-05T10:06:00Z" w16du:dateUtc="2026-03-05T09:06:00Z">
              <w:r w:rsidRPr="00EB10E4">
                <w:t xml:space="preserve">Thus the signature of a received </w:t>
              </w:r>
            </w:ins>
            <w:ins w:id="570" w:author="Ramin Miraftabi" w:date="2026-03-05T10:11:00Z" w16du:dateUtc="2026-03-05T09:11:00Z">
              <w:r w:rsidRPr="00EB10E4">
                <w:t>clearance message</w:t>
              </w:r>
            </w:ins>
            <w:ins w:id="571" w:author="Ramin Miraftabi" w:date="2026-03-05T10:06:00Z" w16du:dateUtc="2026-03-05T09:06:00Z">
              <w:r w:rsidRPr="00EB10E4">
                <w:t xml:space="preserve"> must be delivered to the </w:t>
              </w:r>
            </w:ins>
            <w:ins w:id="572" w:author="Ramin Miraftabi" w:date="2026-09-22T11:59:00Z" w16du:dateUtc="2026-09-22T09:59:00Z">
              <w:r w:rsidR="00BF5C3A">
                <w:t>on-board system</w:t>
              </w:r>
            </w:ins>
            <w:ins w:id="573" w:author="Ramin Miraftabi" w:date="2026-03-05T10:06:00Z" w16du:dateUtc="2026-03-05T09:06:00Z">
              <w:r w:rsidRPr="00EB10E4">
                <w:t xml:space="preserve"> hand in hand with the </w:t>
              </w:r>
            </w:ins>
            <w:ins w:id="574" w:author="Ramin Miraftabi" w:date="2026-03-05T10:11:00Z" w16du:dateUtc="2026-03-05T09:11:00Z">
              <w:r w:rsidRPr="00EB10E4">
                <w:t>clearance message</w:t>
              </w:r>
            </w:ins>
            <w:ins w:id="575" w:author="Ramin Miraftabi" w:date="2026-03-05T10:06:00Z" w16du:dateUtc="2026-03-05T09:06:00Z">
              <w:r w:rsidRPr="00EB10E4">
                <w:t xml:space="preserve">. See IACS UR E27 section 4.2.6 </w:t>
              </w:r>
              <w:r w:rsidRPr="00EB10E4">
                <w:fldChar w:fldCharType="begin"/>
              </w:r>
              <w:r w:rsidRPr="00EB10E4">
                <w:instrText xml:space="preserve"> REF _Ref196501273 \r \h </w:instrText>
              </w:r>
            </w:ins>
            <w:ins w:id="576" w:author="Ramin Miraftabi" w:date="2026-03-05T10:06:00Z" w16du:dateUtc="2026-03-05T09:06:00Z">
              <w:r w:rsidRPr="00EB10E4">
                <w:fldChar w:fldCharType="separate"/>
              </w:r>
              <w:r w:rsidRPr="00EB10E4">
                <w:t>[7]</w:t>
              </w:r>
              <w:r w:rsidRPr="00EB10E4">
                <w:fldChar w:fldCharType="end"/>
              </w:r>
            </w:ins>
          </w:p>
          <w:p w14:paraId="430BF9CA" w14:textId="1CBA4C6F" w:rsidR="00E258FD" w:rsidRPr="00EB10E4" w:rsidRDefault="00E258FD" w:rsidP="00A8641B">
            <w:pPr>
              <w:pStyle w:val="Bullet1"/>
              <w:numPr>
                <w:ilvl w:val="0"/>
                <w:numId w:val="0"/>
              </w:numPr>
              <w:spacing w:line="240" w:lineRule="auto"/>
              <w:rPr>
                <w:ins w:id="577" w:author="Ramin Miraftabi" w:date="2026-03-05T10:06:00Z" w16du:dateUtc="2026-03-05T09:06:00Z"/>
              </w:rPr>
            </w:pPr>
            <w:ins w:id="578" w:author="Ramin Miraftabi" w:date="2026-03-05T10:06:00Z" w16du:dateUtc="2026-03-05T09:06:00Z">
              <w:r w:rsidRPr="00EB10E4">
                <w:t xml:space="preserve">VTS systems and other end users of </w:t>
              </w:r>
            </w:ins>
            <w:ins w:id="579" w:author="Ramin Miraftabi" w:date="2026-03-05T10:11:00Z" w16du:dateUtc="2026-03-05T09:11:00Z">
              <w:r w:rsidRPr="00EB10E4">
                <w:t>clearance messages</w:t>
              </w:r>
            </w:ins>
            <w:ins w:id="580" w:author="Ramin Miraftabi" w:date="2026-03-05T10:06:00Z" w16du:dateUtc="2026-03-05T09:06:00Z">
              <w:r w:rsidRPr="00EB10E4">
                <w:t xml:space="preserve"> must also be able to verify that the </w:t>
              </w:r>
            </w:ins>
            <w:ins w:id="581" w:author="Ramin Miraftabi" w:date="2026-03-05T10:11:00Z" w16du:dateUtc="2026-03-05T09:11:00Z">
              <w:r w:rsidRPr="00EB10E4">
                <w:t>clearance message</w:t>
              </w:r>
            </w:ins>
            <w:ins w:id="582" w:author="Ramin Miraftabi" w:date="2026-03-05T10:06:00Z" w16du:dateUtc="2026-03-05T09:06:00Z">
              <w:r w:rsidRPr="00EB10E4">
                <w:t xml:space="preserve"> they receive actually originates from the ship identified so that spoofing or any other kinds of bad actions from third parties can be prevented.</w:t>
              </w:r>
            </w:ins>
          </w:p>
        </w:tc>
      </w:tr>
      <w:tr w:rsidR="00E258FD" w:rsidRPr="00EB10E4" w14:paraId="67BB953F" w14:textId="77777777" w:rsidTr="00A8641B">
        <w:trPr>
          <w:ins w:id="583" w:author="Ramin Miraftabi" w:date="2026-03-05T10:06:00Z"/>
        </w:trPr>
        <w:tc>
          <w:tcPr>
            <w:tcW w:w="2405" w:type="dxa"/>
            <w:vAlign w:val="center"/>
          </w:tcPr>
          <w:p w14:paraId="21812CCC" w14:textId="77777777" w:rsidR="00E258FD" w:rsidRPr="00EB10E4" w:rsidRDefault="00E258FD" w:rsidP="00A8641B">
            <w:pPr>
              <w:pStyle w:val="Bullet1"/>
              <w:numPr>
                <w:ilvl w:val="0"/>
                <w:numId w:val="0"/>
              </w:numPr>
              <w:spacing w:line="240" w:lineRule="auto"/>
              <w:rPr>
                <w:ins w:id="584" w:author="Ramin Miraftabi" w:date="2026-03-05T10:06:00Z" w16du:dateUtc="2026-03-05T09:06:00Z"/>
                <w:b/>
                <w:bCs/>
                <w:color w:val="00558C"/>
              </w:rPr>
            </w:pPr>
            <w:ins w:id="585" w:author="Ramin Miraftabi" w:date="2026-03-05T10:06:00Z" w16du:dateUtc="2026-03-05T09:06:00Z">
              <w:r w:rsidRPr="00EB10E4">
                <w:rPr>
                  <w:b/>
                  <w:bCs/>
                  <w:color w:val="00558C"/>
                </w:rPr>
                <w:t>Author</w:t>
              </w:r>
            </w:ins>
          </w:p>
        </w:tc>
        <w:tc>
          <w:tcPr>
            <w:tcW w:w="7336" w:type="dxa"/>
            <w:vAlign w:val="center"/>
          </w:tcPr>
          <w:p w14:paraId="73A04D1F" w14:textId="77777777" w:rsidR="00E258FD" w:rsidRPr="00EB10E4" w:rsidRDefault="00E258FD" w:rsidP="00A8641B">
            <w:pPr>
              <w:pStyle w:val="Bullet1"/>
              <w:numPr>
                <w:ilvl w:val="0"/>
                <w:numId w:val="0"/>
              </w:numPr>
              <w:spacing w:line="240" w:lineRule="auto"/>
              <w:rPr>
                <w:ins w:id="586" w:author="Ramin Miraftabi" w:date="2026-03-05T10:06:00Z" w16du:dateUtc="2026-03-05T09:06:00Z"/>
              </w:rPr>
            </w:pPr>
          </w:p>
        </w:tc>
      </w:tr>
    </w:tbl>
    <w:p w14:paraId="22597CD0" w14:textId="77777777" w:rsidR="00E258FD" w:rsidRPr="00EB10E4" w:rsidRDefault="00E258FD" w:rsidP="00E258FD">
      <w:pPr>
        <w:pStyle w:val="BodyText"/>
        <w:rPr>
          <w:ins w:id="587" w:author="Ramin Miraftabi" w:date="2026-03-05T10:06:00Z" w16du:dateUtc="2026-03-05T09:06:00Z"/>
        </w:rPr>
      </w:pPr>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E258FD" w:rsidRPr="00EB10E4" w14:paraId="46859260" w14:textId="77777777" w:rsidTr="00A8641B">
        <w:trPr>
          <w:ins w:id="588" w:author="Ramin Miraftabi" w:date="2026-03-05T10:12:00Z"/>
        </w:trPr>
        <w:tc>
          <w:tcPr>
            <w:tcW w:w="2405" w:type="dxa"/>
            <w:vAlign w:val="center"/>
          </w:tcPr>
          <w:p w14:paraId="1C765C5D" w14:textId="77777777" w:rsidR="00E258FD" w:rsidRPr="00EB10E4" w:rsidRDefault="00E258FD" w:rsidP="00A8641B">
            <w:pPr>
              <w:pStyle w:val="Bullet1"/>
              <w:numPr>
                <w:ilvl w:val="0"/>
                <w:numId w:val="0"/>
              </w:numPr>
              <w:spacing w:line="240" w:lineRule="auto"/>
              <w:rPr>
                <w:ins w:id="589" w:author="Ramin Miraftabi" w:date="2026-03-05T10:12:00Z" w16du:dateUtc="2026-03-05T09:12:00Z"/>
                <w:b/>
                <w:bCs/>
                <w:color w:val="00558C"/>
              </w:rPr>
            </w:pPr>
            <w:ins w:id="590" w:author="Ramin Miraftabi" w:date="2026-03-05T10:12:00Z" w16du:dateUtc="2026-03-05T09:12:00Z">
              <w:r w:rsidRPr="00EB10E4">
                <w:rPr>
                  <w:b/>
                  <w:bCs/>
                  <w:color w:val="00558C"/>
                </w:rPr>
                <w:lastRenderedPageBreak/>
                <w:t>Requirement ID</w:t>
              </w:r>
            </w:ins>
          </w:p>
        </w:tc>
        <w:tc>
          <w:tcPr>
            <w:tcW w:w="7336" w:type="dxa"/>
            <w:vAlign w:val="center"/>
          </w:tcPr>
          <w:p w14:paraId="03C20D51" w14:textId="015719EB" w:rsidR="00E258FD" w:rsidRPr="00EB10E4" w:rsidRDefault="00E258FD" w:rsidP="00A8641B">
            <w:pPr>
              <w:pStyle w:val="Bullet1"/>
              <w:numPr>
                <w:ilvl w:val="0"/>
                <w:numId w:val="0"/>
              </w:numPr>
              <w:spacing w:line="240" w:lineRule="auto"/>
              <w:rPr>
                <w:ins w:id="591" w:author="Ramin Miraftabi" w:date="2026-03-05T10:12:00Z" w16du:dateUtc="2026-03-05T09:12:00Z"/>
              </w:rPr>
            </w:pPr>
            <w:ins w:id="592" w:author="Ramin Miraftabi" w:date="2026-03-05T10:12:00Z" w16du:dateUtc="2026-03-05T09:12:00Z">
              <w:r w:rsidRPr="00EB10E4">
                <w:t>TCSF012</w:t>
              </w:r>
            </w:ins>
          </w:p>
        </w:tc>
      </w:tr>
      <w:tr w:rsidR="00E258FD" w:rsidRPr="00EB10E4" w14:paraId="6B70D9CD" w14:textId="77777777" w:rsidTr="00A8641B">
        <w:trPr>
          <w:ins w:id="593" w:author="Ramin Miraftabi" w:date="2026-03-05T10:12:00Z"/>
        </w:trPr>
        <w:tc>
          <w:tcPr>
            <w:tcW w:w="2405" w:type="dxa"/>
            <w:vAlign w:val="center"/>
          </w:tcPr>
          <w:p w14:paraId="0D4D3E53" w14:textId="77777777" w:rsidR="00E258FD" w:rsidRPr="00EB10E4" w:rsidRDefault="00E258FD" w:rsidP="00A8641B">
            <w:pPr>
              <w:pStyle w:val="Bullet1"/>
              <w:numPr>
                <w:ilvl w:val="0"/>
                <w:numId w:val="0"/>
              </w:numPr>
              <w:spacing w:line="240" w:lineRule="auto"/>
              <w:rPr>
                <w:ins w:id="594" w:author="Ramin Miraftabi" w:date="2026-03-05T10:12:00Z" w16du:dateUtc="2026-03-05T09:12:00Z"/>
                <w:b/>
                <w:bCs/>
                <w:color w:val="00558C"/>
              </w:rPr>
            </w:pPr>
            <w:ins w:id="595" w:author="Ramin Miraftabi" w:date="2026-03-05T10:12:00Z" w16du:dateUtc="2026-03-05T09:12:00Z">
              <w:r w:rsidRPr="00EB10E4">
                <w:rPr>
                  <w:b/>
                  <w:bCs/>
                  <w:color w:val="00558C"/>
                </w:rPr>
                <w:t>Requirement Name</w:t>
              </w:r>
            </w:ins>
          </w:p>
        </w:tc>
        <w:tc>
          <w:tcPr>
            <w:tcW w:w="7336" w:type="dxa"/>
          </w:tcPr>
          <w:p w14:paraId="675CBAA2" w14:textId="77777777" w:rsidR="00E258FD" w:rsidRPr="00EB10E4" w:rsidRDefault="00E258FD" w:rsidP="00A8641B">
            <w:pPr>
              <w:pStyle w:val="Bullet1"/>
              <w:numPr>
                <w:ilvl w:val="0"/>
                <w:numId w:val="0"/>
              </w:numPr>
              <w:spacing w:line="240" w:lineRule="auto"/>
              <w:rPr>
                <w:ins w:id="596" w:author="Ramin Miraftabi" w:date="2026-03-05T10:12:00Z" w16du:dateUtc="2026-03-05T09:12:00Z"/>
              </w:rPr>
            </w:pPr>
            <w:ins w:id="597" w:author="Ramin Miraftabi" w:date="2026-03-05T10:12:00Z" w16du:dateUtc="2026-03-05T09:12:00Z">
              <w:r w:rsidRPr="00EB10E4">
                <w:rPr>
                  <w:color w:val="000000" w:themeColor="text1"/>
                </w:rPr>
                <w:t>Requirements for retrying operations</w:t>
              </w:r>
            </w:ins>
          </w:p>
        </w:tc>
      </w:tr>
      <w:tr w:rsidR="00E258FD" w:rsidRPr="00EB10E4" w14:paraId="1DBDCC08" w14:textId="77777777" w:rsidTr="00A8641B">
        <w:trPr>
          <w:ins w:id="598" w:author="Ramin Miraftabi" w:date="2026-03-05T10:12:00Z"/>
        </w:trPr>
        <w:tc>
          <w:tcPr>
            <w:tcW w:w="2405" w:type="dxa"/>
            <w:vAlign w:val="center"/>
          </w:tcPr>
          <w:p w14:paraId="63607E76" w14:textId="77777777" w:rsidR="00E258FD" w:rsidRPr="00EB10E4" w:rsidRDefault="00E258FD" w:rsidP="00A8641B">
            <w:pPr>
              <w:pStyle w:val="Bullet1"/>
              <w:numPr>
                <w:ilvl w:val="0"/>
                <w:numId w:val="0"/>
              </w:numPr>
              <w:spacing w:line="240" w:lineRule="auto"/>
              <w:rPr>
                <w:ins w:id="599" w:author="Ramin Miraftabi" w:date="2026-03-05T10:12:00Z" w16du:dateUtc="2026-03-05T09:12:00Z"/>
                <w:b/>
                <w:bCs/>
                <w:color w:val="00558C"/>
              </w:rPr>
            </w:pPr>
            <w:ins w:id="600" w:author="Ramin Miraftabi" w:date="2026-03-05T10:12:00Z" w16du:dateUtc="2026-03-05T09:12:00Z">
              <w:r w:rsidRPr="00EB10E4">
                <w:rPr>
                  <w:b/>
                  <w:bCs/>
                  <w:color w:val="00558C"/>
                </w:rPr>
                <w:t>Requirement Text</w:t>
              </w:r>
            </w:ins>
          </w:p>
        </w:tc>
        <w:tc>
          <w:tcPr>
            <w:tcW w:w="7336" w:type="dxa"/>
          </w:tcPr>
          <w:p w14:paraId="07E071C7" w14:textId="35DE3904" w:rsidR="00E258FD" w:rsidRPr="00EB10E4" w:rsidRDefault="00E258FD" w:rsidP="00A8641B">
            <w:pPr>
              <w:pStyle w:val="Bullet1"/>
              <w:numPr>
                <w:ilvl w:val="0"/>
                <w:numId w:val="0"/>
              </w:numPr>
              <w:spacing w:line="240" w:lineRule="auto"/>
              <w:rPr>
                <w:ins w:id="601" w:author="Ramin Miraftabi" w:date="2026-03-05T10:12:00Z" w16du:dateUtc="2026-03-05T09:12:00Z"/>
              </w:rPr>
            </w:pPr>
            <w:ins w:id="602" w:author="Ramin Miraftabi" w:date="2026-03-05T10:12:00Z" w16du:dateUtc="2026-03-05T09:12:00Z">
              <w:r w:rsidRPr="00EB10E4">
                <w:t>All sending of clearance messages and acknowledgments must be automatically retried if the initial transmission fails. The retries must be done frequently for the first minute after which a reduced frequency is allowed for the next five (5) minutes. If transmission is not successful during that time a user notification in the end user system is required and the user must be able to cancel the transmission.</w:t>
              </w:r>
            </w:ins>
          </w:p>
          <w:p w14:paraId="48798AE7" w14:textId="1D1555B7" w:rsidR="00E258FD" w:rsidRPr="00EB10E4" w:rsidRDefault="00E258FD" w:rsidP="00A8641B">
            <w:pPr>
              <w:pStyle w:val="Bullet1"/>
              <w:numPr>
                <w:ilvl w:val="0"/>
                <w:numId w:val="0"/>
              </w:numPr>
              <w:spacing w:line="240" w:lineRule="auto"/>
              <w:rPr>
                <w:ins w:id="603" w:author="Ramin Miraftabi" w:date="2026-03-05T10:12:00Z" w16du:dateUtc="2026-03-05T09:12:00Z"/>
              </w:rPr>
            </w:pPr>
            <w:ins w:id="604" w:author="Ramin Miraftabi" w:date="2026-03-05T10:12:00Z" w16du:dateUtc="2026-03-05T09:12:00Z">
              <w:r w:rsidRPr="00EB10E4">
                <w:t xml:space="preserve">This applies to both </w:t>
              </w:r>
            </w:ins>
            <w:ins w:id="605" w:author="Ramin Miraftabi" w:date="2026-09-22T11:58:00Z" w16du:dateUtc="2026-09-22T09:58:00Z">
              <w:r w:rsidR="00BF5C3A">
                <w:t>on-board system</w:t>
              </w:r>
            </w:ins>
            <w:commentRangeStart w:id="606"/>
            <w:ins w:id="607" w:author="Ramin Miraftabi" w:date="2026-03-05T10:12:00Z" w16du:dateUtc="2026-03-05T09:12:00Z">
              <w:r w:rsidRPr="00EB10E4">
                <w:t xml:space="preserve"> </w:t>
              </w:r>
            </w:ins>
            <w:commentRangeEnd w:id="606"/>
            <w:r w:rsidR="003C274A" w:rsidRPr="00EB10E4">
              <w:rPr>
                <w:rStyle w:val="CommentReference"/>
                <w:sz w:val="22"/>
              </w:rPr>
              <w:commentReference w:id="606"/>
            </w:r>
            <w:ins w:id="608" w:author="Ramin Miraftabi" w:date="2026-03-05T10:12:00Z" w16du:dateUtc="2026-03-05T09:12:00Z">
              <w:r w:rsidRPr="00EB10E4">
                <w:t>and VTS system.</w:t>
              </w:r>
            </w:ins>
          </w:p>
          <w:p w14:paraId="79D28ED0" w14:textId="77777777" w:rsidR="00E258FD" w:rsidRPr="00EB10E4" w:rsidRDefault="00E258FD" w:rsidP="00A8641B">
            <w:pPr>
              <w:pStyle w:val="Bullet1"/>
              <w:numPr>
                <w:ilvl w:val="0"/>
                <w:numId w:val="0"/>
              </w:numPr>
              <w:spacing w:line="240" w:lineRule="auto"/>
              <w:rPr>
                <w:ins w:id="609" w:author="Ramin Miraftabi" w:date="2026-03-05T10:12:00Z" w16du:dateUtc="2026-03-05T09:12:00Z"/>
              </w:rPr>
            </w:pPr>
            <w:ins w:id="610" w:author="Ramin Miraftabi" w:date="2026-03-05T10:12:00Z" w16du:dateUtc="2026-03-05T09:12:00Z">
              <w:r w:rsidRPr="00EB10E4">
                <w:t>The actual frequencies and methods of retries are left to be defined in the service design.</w:t>
              </w:r>
            </w:ins>
          </w:p>
        </w:tc>
      </w:tr>
      <w:tr w:rsidR="00E258FD" w:rsidRPr="00EB10E4" w14:paraId="52A61035" w14:textId="77777777" w:rsidTr="00A8641B">
        <w:trPr>
          <w:ins w:id="611" w:author="Ramin Miraftabi" w:date="2026-03-05T10:12:00Z"/>
        </w:trPr>
        <w:tc>
          <w:tcPr>
            <w:tcW w:w="2405" w:type="dxa"/>
            <w:vAlign w:val="center"/>
          </w:tcPr>
          <w:p w14:paraId="15491C29" w14:textId="77777777" w:rsidR="00E258FD" w:rsidRPr="00EB10E4" w:rsidRDefault="00E258FD" w:rsidP="00A8641B">
            <w:pPr>
              <w:pStyle w:val="Bullet1"/>
              <w:numPr>
                <w:ilvl w:val="0"/>
                <w:numId w:val="0"/>
              </w:numPr>
              <w:spacing w:line="240" w:lineRule="auto"/>
              <w:rPr>
                <w:ins w:id="612" w:author="Ramin Miraftabi" w:date="2026-03-05T10:12:00Z" w16du:dateUtc="2026-03-05T09:12:00Z"/>
                <w:b/>
                <w:bCs/>
                <w:color w:val="00558C"/>
              </w:rPr>
            </w:pPr>
            <w:ins w:id="613" w:author="Ramin Miraftabi" w:date="2026-03-05T10:12:00Z" w16du:dateUtc="2026-03-05T09:12:00Z">
              <w:r w:rsidRPr="00EB10E4">
                <w:rPr>
                  <w:b/>
                  <w:bCs/>
                  <w:color w:val="00558C"/>
                </w:rPr>
                <w:t>Rationale</w:t>
              </w:r>
            </w:ins>
          </w:p>
        </w:tc>
        <w:tc>
          <w:tcPr>
            <w:tcW w:w="7336" w:type="dxa"/>
          </w:tcPr>
          <w:p w14:paraId="30CA0EC9" w14:textId="6693B3B5" w:rsidR="00E258FD" w:rsidRPr="00EB10E4" w:rsidRDefault="00E258FD" w:rsidP="00A8641B">
            <w:pPr>
              <w:pStyle w:val="Bullet1"/>
              <w:numPr>
                <w:ilvl w:val="0"/>
                <w:numId w:val="0"/>
              </w:numPr>
              <w:spacing w:line="240" w:lineRule="auto"/>
              <w:rPr>
                <w:ins w:id="614" w:author="Ramin Miraftabi" w:date="2026-03-05T10:12:00Z" w16du:dateUtc="2026-03-05T09:12:00Z"/>
              </w:rPr>
            </w:pPr>
            <w:ins w:id="615" w:author="Ramin Miraftabi" w:date="2026-03-05T10:12:00Z" w16du:dateUtc="2026-03-05T09:12:00Z">
              <w:r w:rsidRPr="00EB10E4">
                <w:t xml:space="preserve">As sending and receiving clearance messages is operationally important, the transmission of clearance </w:t>
              </w:r>
            </w:ins>
            <w:ins w:id="616" w:author="Ramin Miraftabi" w:date="2026-03-05T10:13:00Z" w16du:dateUtc="2026-03-05T09:13:00Z">
              <w:r w:rsidRPr="00EB10E4">
                <w:t>messages</w:t>
              </w:r>
            </w:ins>
            <w:ins w:id="617" w:author="Ramin Miraftabi" w:date="2026-03-05T10:12:00Z" w16du:dateUtc="2026-03-05T09:12:00Z">
              <w:r w:rsidRPr="00EB10E4">
                <w:t xml:space="preserve"> and acknowledgments must be ensured.</w:t>
              </w:r>
            </w:ins>
          </w:p>
        </w:tc>
      </w:tr>
      <w:tr w:rsidR="00E258FD" w:rsidRPr="00EB10E4" w14:paraId="79B9098B" w14:textId="77777777" w:rsidTr="00A8641B">
        <w:trPr>
          <w:ins w:id="618" w:author="Ramin Miraftabi" w:date="2026-03-05T10:12:00Z"/>
        </w:trPr>
        <w:tc>
          <w:tcPr>
            <w:tcW w:w="2405" w:type="dxa"/>
            <w:vAlign w:val="center"/>
          </w:tcPr>
          <w:p w14:paraId="47C89D44" w14:textId="77777777" w:rsidR="00E258FD" w:rsidRPr="00EB10E4" w:rsidRDefault="00E258FD" w:rsidP="00A8641B">
            <w:pPr>
              <w:pStyle w:val="Bullet1"/>
              <w:numPr>
                <w:ilvl w:val="0"/>
                <w:numId w:val="0"/>
              </w:numPr>
              <w:spacing w:line="240" w:lineRule="auto"/>
              <w:rPr>
                <w:ins w:id="619" w:author="Ramin Miraftabi" w:date="2026-03-05T10:12:00Z" w16du:dateUtc="2026-03-05T09:12:00Z"/>
                <w:b/>
                <w:bCs/>
                <w:color w:val="00558C"/>
              </w:rPr>
            </w:pPr>
            <w:ins w:id="620" w:author="Ramin Miraftabi" w:date="2026-03-05T10:12:00Z" w16du:dateUtc="2026-03-05T09:12:00Z">
              <w:r w:rsidRPr="00EB10E4">
                <w:rPr>
                  <w:b/>
                  <w:bCs/>
                  <w:color w:val="00558C"/>
                </w:rPr>
                <w:t>Author</w:t>
              </w:r>
            </w:ins>
          </w:p>
        </w:tc>
        <w:tc>
          <w:tcPr>
            <w:tcW w:w="7336" w:type="dxa"/>
            <w:vAlign w:val="center"/>
          </w:tcPr>
          <w:p w14:paraId="764615A3" w14:textId="77777777" w:rsidR="00E258FD" w:rsidRPr="00EB10E4" w:rsidRDefault="00E258FD" w:rsidP="00A8641B">
            <w:pPr>
              <w:pStyle w:val="Bullet1"/>
              <w:numPr>
                <w:ilvl w:val="0"/>
                <w:numId w:val="0"/>
              </w:numPr>
              <w:spacing w:line="240" w:lineRule="auto"/>
              <w:rPr>
                <w:ins w:id="621" w:author="Ramin Miraftabi" w:date="2026-03-05T10:12:00Z" w16du:dateUtc="2026-03-05T09:12:00Z"/>
              </w:rPr>
            </w:pPr>
          </w:p>
        </w:tc>
      </w:tr>
    </w:tbl>
    <w:p w14:paraId="4AB018F3" w14:textId="77777777" w:rsidR="00E258FD" w:rsidRPr="00EB10E4" w:rsidRDefault="00E258FD" w:rsidP="00E258FD">
      <w:pPr>
        <w:pStyle w:val="BodyText"/>
        <w:rPr>
          <w:ins w:id="622" w:author="Ramin Miraftabi" w:date="2026-03-05T10:12:00Z" w16du:dateUtc="2026-03-05T09:12:00Z"/>
        </w:rPr>
      </w:pPr>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E258FD" w:rsidRPr="00EB10E4" w14:paraId="3F85DBF6" w14:textId="77777777" w:rsidTr="00A8641B">
        <w:trPr>
          <w:ins w:id="623" w:author="Ramin Miraftabi" w:date="2026-03-05T10:12:00Z"/>
        </w:trPr>
        <w:tc>
          <w:tcPr>
            <w:tcW w:w="2405" w:type="dxa"/>
            <w:vAlign w:val="center"/>
          </w:tcPr>
          <w:p w14:paraId="60B9FB11" w14:textId="77777777" w:rsidR="00E258FD" w:rsidRPr="00EB10E4" w:rsidRDefault="00E258FD" w:rsidP="00A8641B">
            <w:pPr>
              <w:pStyle w:val="Bullet1"/>
              <w:numPr>
                <w:ilvl w:val="0"/>
                <w:numId w:val="0"/>
              </w:numPr>
              <w:spacing w:line="240" w:lineRule="auto"/>
              <w:rPr>
                <w:ins w:id="624" w:author="Ramin Miraftabi" w:date="2026-03-05T10:12:00Z" w16du:dateUtc="2026-03-05T09:12:00Z"/>
                <w:b/>
                <w:bCs/>
                <w:color w:val="00558C"/>
              </w:rPr>
            </w:pPr>
            <w:ins w:id="625" w:author="Ramin Miraftabi" w:date="2026-03-05T10:12:00Z" w16du:dateUtc="2026-03-05T09:12:00Z">
              <w:r w:rsidRPr="00EB10E4">
                <w:rPr>
                  <w:b/>
                  <w:bCs/>
                  <w:color w:val="00558C"/>
                </w:rPr>
                <w:t>Requirement ID</w:t>
              </w:r>
            </w:ins>
          </w:p>
        </w:tc>
        <w:tc>
          <w:tcPr>
            <w:tcW w:w="7336" w:type="dxa"/>
            <w:vAlign w:val="center"/>
          </w:tcPr>
          <w:p w14:paraId="59E19E61" w14:textId="27D1B4EB" w:rsidR="00E258FD" w:rsidRPr="00EB10E4" w:rsidRDefault="00E258FD" w:rsidP="00A8641B">
            <w:pPr>
              <w:pStyle w:val="Bullet1"/>
              <w:numPr>
                <w:ilvl w:val="0"/>
                <w:numId w:val="0"/>
              </w:numPr>
              <w:spacing w:line="240" w:lineRule="auto"/>
              <w:rPr>
                <w:ins w:id="626" w:author="Ramin Miraftabi" w:date="2026-03-05T10:12:00Z" w16du:dateUtc="2026-03-05T09:12:00Z"/>
              </w:rPr>
            </w:pPr>
            <w:ins w:id="627" w:author="Ramin Miraftabi" w:date="2026-03-05T10:12:00Z" w16du:dateUtc="2026-03-05T09:12:00Z">
              <w:r w:rsidRPr="00EB10E4">
                <w:t>TCSF013</w:t>
              </w:r>
            </w:ins>
          </w:p>
        </w:tc>
      </w:tr>
      <w:tr w:rsidR="00E258FD" w:rsidRPr="00EB10E4" w14:paraId="037CBC18" w14:textId="77777777" w:rsidTr="00A8641B">
        <w:trPr>
          <w:ins w:id="628" w:author="Ramin Miraftabi" w:date="2026-03-05T10:12:00Z"/>
        </w:trPr>
        <w:tc>
          <w:tcPr>
            <w:tcW w:w="2405" w:type="dxa"/>
            <w:vAlign w:val="center"/>
          </w:tcPr>
          <w:p w14:paraId="0D54355A" w14:textId="77777777" w:rsidR="00E258FD" w:rsidRPr="00EB10E4" w:rsidRDefault="00E258FD" w:rsidP="00A8641B">
            <w:pPr>
              <w:pStyle w:val="Bullet1"/>
              <w:numPr>
                <w:ilvl w:val="0"/>
                <w:numId w:val="0"/>
              </w:numPr>
              <w:spacing w:line="240" w:lineRule="auto"/>
              <w:rPr>
                <w:ins w:id="629" w:author="Ramin Miraftabi" w:date="2026-03-05T10:12:00Z" w16du:dateUtc="2026-03-05T09:12:00Z"/>
                <w:b/>
                <w:bCs/>
                <w:color w:val="00558C"/>
              </w:rPr>
            </w:pPr>
            <w:ins w:id="630" w:author="Ramin Miraftabi" w:date="2026-03-05T10:12:00Z" w16du:dateUtc="2026-03-05T09:12:00Z">
              <w:r w:rsidRPr="00EB10E4">
                <w:rPr>
                  <w:b/>
                  <w:bCs/>
                  <w:color w:val="00558C"/>
                </w:rPr>
                <w:t>Requirement Name</w:t>
              </w:r>
            </w:ins>
          </w:p>
        </w:tc>
        <w:tc>
          <w:tcPr>
            <w:tcW w:w="7336" w:type="dxa"/>
          </w:tcPr>
          <w:p w14:paraId="728F6E05" w14:textId="77777777" w:rsidR="00E258FD" w:rsidRPr="00EB10E4" w:rsidRDefault="00E258FD" w:rsidP="00A8641B">
            <w:pPr>
              <w:pStyle w:val="Bullet1"/>
              <w:numPr>
                <w:ilvl w:val="0"/>
                <w:numId w:val="0"/>
              </w:numPr>
              <w:spacing w:line="240" w:lineRule="auto"/>
              <w:rPr>
                <w:ins w:id="631" w:author="Ramin Miraftabi" w:date="2026-03-05T10:12:00Z" w16du:dateUtc="2026-03-05T09:12:00Z"/>
              </w:rPr>
            </w:pPr>
            <w:ins w:id="632" w:author="Ramin Miraftabi" w:date="2026-03-05T10:12:00Z" w16du:dateUtc="2026-03-05T09:12:00Z">
              <w:r w:rsidRPr="00EB10E4">
                <w:rPr>
                  <w:color w:val="000000" w:themeColor="text1"/>
                </w:rPr>
                <w:t>Requirements for encryption</w:t>
              </w:r>
            </w:ins>
          </w:p>
        </w:tc>
      </w:tr>
      <w:tr w:rsidR="00E258FD" w:rsidRPr="00EB10E4" w14:paraId="12402EEE" w14:textId="77777777" w:rsidTr="00A8641B">
        <w:trPr>
          <w:ins w:id="633" w:author="Ramin Miraftabi" w:date="2026-03-05T10:12:00Z"/>
        </w:trPr>
        <w:tc>
          <w:tcPr>
            <w:tcW w:w="2405" w:type="dxa"/>
            <w:vAlign w:val="center"/>
          </w:tcPr>
          <w:p w14:paraId="63488503" w14:textId="77777777" w:rsidR="00E258FD" w:rsidRPr="00EB10E4" w:rsidRDefault="00E258FD" w:rsidP="00A8641B">
            <w:pPr>
              <w:pStyle w:val="Bullet1"/>
              <w:numPr>
                <w:ilvl w:val="0"/>
                <w:numId w:val="0"/>
              </w:numPr>
              <w:spacing w:line="240" w:lineRule="auto"/>
              <w:rPr>
                <w:ins w:id="634" w:author="Ramin Miraftabi" w:date="2026-03-05T10:12:00Z" w16du:dateUtc="2026-03-05T09:12:00Z"/>
                <w:b/>
                <w:bCs/>
                <w:color w:val="00558C"/>
              </w:rPr>
            </w:pPr>
            <w:ins w:id="635" w:author="Ramin Miraftabi" w:date="2026-03-05T10:12:00Z" w16du:dateUtc="2026-03-05T09:12:00Z">
              <w:r w:rsidRPr="00EB10E4">
                <w:rPr>
                  <w:b/>
                  <w:bCs/>
                  <w:color w:val="00558C"/>
                </w:rPr>
                <w:t>Requirement Text</w:t>
              </w:r>
            </w:ins>
          </w:p>
        </w:tc>
        <w:tc>
          <w:tcPr>
            <w:tcW w:w="7336" w:type="dxa"/>
          </w:tcPr>
          <w:p w14:paraId="7023A8F1" w14:textId="77777777" w:rsidR="00E258FD" w:rsidRPr="00EB10E4" w:rsidRDefault="00E258FD" w:rsidP="00A8641B">
            <w:pPr>
              <w:pStyle w:val="Bullet1"/>
              <w:numPr>
                <w:ilvl w:val="0"/>
                <w:numId w:val="0"/>
              </w:numPr>
              <w:spacing w:line="240" w:lineRule="auto"/>
              <w:rPr>
                <w:ins w:id="636" w:author="Ramin Miraftabi" w:date="2026-03-05T10:12:00Z" w16du:dateUtc="2026-03-05T09:12:00Z"/>
              </w:rPr>
            </w:pPr>
            <w:ins w:id="637" w:author="Ramin Miraftabi" w:date="2026-03-05T10:12:00Z" w16du:dateUtc="2026-03-05T09:12:00Z">
              <w:r w:rsidRPr="00EB10E4">
                <w:t xml:space="preserve">All communication between service and consumer must be encrypted during transport (transport layer encryption). </w:t>
              </w:r>
            </w:ins>
          </w:p>
          <w:p w14:paraId="7A6510BD" w14:textId="3EF6E8C6" w:rsidR="00E258FD" w:rsidRPr="00EB10E4" w:rsidRDefault="00E258FD" w:rsidP="00A8641B">
            <w:pPr>
              <w:pStyle w:val="Bullet1"/>
              <w:numPr>
                <w:ilvl w:val="0"/>
                <w:numId w:val="0"/>
              </w:numPr>
              <w:spacing w:line="240" w:lineRule="auto"/>
              <w:rPr>
                <w:ins w:id="638" w:author="Ramin Miraftabi" w:date="2026-03-05T10:12:00Z" w16du:dateUtc="2026-03-05T09:12:00Z"/>
              </w:rPr>
            </w:pPr>
            <w:ins w:id="639" w:author="Ramin Miraftabi" w:date="2026-03-05T10:13:00Z" w16du:dateUtc="2026-03-05T09:13:00Z">
              <w:r w:rsidRPr="00EB10E4">
                <w:t>Additional payload encryption is not supported in t</w:t>
              </w:r>
            </w:ins>
            <w:ins w:id="640" w:author="Ramin Miraftabi" w:date="2026-03-05T10:14:00Z" w16du:dateUtc="2026-03-05T09:14:00Z">
              <w:r w:rsidRPr="00EB10E4">
                <w:t>he context of this service.</w:t>
              </w:r>
            </w:ins>
          </w:p>
        </w:tc>
      </w:tr>
      <w:tr w:rsidR="00E258FD" w:rsidRPr="00EB10E4" w14:paraId="01FF2289" w14:textId="77777777" w:rsidTr="00A8641B">
        <w:trPr>
          <w:ins w:id="641" w:author="Ramin Miraftabi" w:date="2026-03-05T10:12:00Z"/>
        </w:trPr>
        <w:tc>
          <w:tcPr>
            <w:tcW w:w="2405" w:type="dxa"/>
            <w:vAlign w:val="center"/>
          </w:tcPr>
          <w:p w14:paraId="43551523" w14:textId="77777777" w:rsidR="00E258FD" w:rsidRPr="00EB10E4" w:rsidRDefault="00E258FD" w:rsidP="00A8641B">
            <w:pPr>
              <w:pStyle w:val="Bullet1"/>
              <w:numPr>
                <w:ilvl w:val="0"/>
                <w:numId w:val="0"/>
              </w:numPr>
              <w:spacing w:line="240" w:lineRule="auto"/>
              <w:rPr>
                <w:ins w:id="642" w:author="Ramin Miraftabi" w:date="2026-03-05T10:12:00Z" w16du:dateUtc="2026-03-05T09:12:00Z"/>
                <w:b/>
                <w:bCs/>
                <w:color w:val="00558C"/>
              </w:rPr>
            </w:pPr>
            <w:ins w:id="643" w:author="Ramin Miraftabi" w:date="2026-03-05T10:12:00Z" w16du:dateUtc="2026-03-05T09:12:00Z">
              <w:r w:rsidRPr="00EB10E4">
                <w:rPr>
                  <w:b/>
                  <w:bCs/>
                  <w:color w:val="00558C"/>
                </w:rPr>
                <w:t>Rationale</w:t>
              </w:r>
            </w:ins>
          </w:p>
        </w:tc>
        <w:tc>
          <w:tcPr>
            <w:tcW w:w="7336" w:type="dxa"/>
          </w:tcPr>
          <w:p w14:paraId="3218ADCB" w14:textId="0460A8DA" w:rsidR="00E258FD" w:rsidRPr="00EB10E4" w:rsidRDefault="00E258FD" w:rsidP="00A8641B">
            <w:pPr>
              <w:pStyle w:val="Bullet1"/>
              <w:numPr>
                <w:ilvl w:val="0"/>
                <w:numId w:val="0"/>
              </w:numPr>
              <w:spacing w:line="240" w:lineRule="auto"/>
              <w:rPr>
                <w:ins w:id="644" w:author="Ramin Miraftabi" w:date="2026-03-05T10:12:00Z" w16du:dateUtc="2026-03-05T09:12:00Z"/>
              </w:rPr>
            </w:pPr>
            <w:ins w:id="645" w:author="Ramin Miraftabi" w:date="2026-03-05T10:12:00Z" w16du:dateUtc="2026-03-05T09:12:00Z">
              <w:r w:rsidRPr="00EB10E4">
                <w:t xml:space="preserve">IACS UR E27 </w:t>
              </w:r>
              <w:r w:rsidRPr="00EB10E4">
                <w:fldChar w:fldCharType="begin"/>
              </w:r>
              <w:r w:rsidRPr="00EB10E4">
                <w:instrText xml:space="preserve"> REF _Ref196501273 \r \h </w:instrText>
              </w:r>
            </w:ins>
            <w:ins w:id="646" w:author="Ramin Miraftabi" w:date="2026-03-05T10:12:00Z" w16du:dateUtc="2026-03-05T09:12:00Z">
              <w:r w:rsidRPr="00EB10E4">
                <w:fldChar w:fldCharType="separate"/>
              </w:r>
              <w:r w:rsidRPr="00EB10E4">
                <w:t>[7]</w:t>
              </w:r>
              <w:r w:rsidRPr="00EB10E4">
                <w:fldChar w:fldCharType="end"/>
              </w:r>
              <w:r w:rsidRPr="00EB10E4">
                <w:t xml:space="preserve"> requires the use of encryption between </w:t>
              </w:r>
            </w:ins>
            <w:ins w:id="647" w:author="Ramin Miraftabi" w:date="2026-09-22T11:43:00Z" w16du:dateUtc="2026-09-22T09:43:00Z">
              <w:r w:rsidR="003C274A">
                <w:t>on-board sys</w:t>
              </w:r>
            </w:ins>
            <w:ins w:id="648" w:author="Ramin Miraftabi" w:date="2026-09-22T11:44:00Z" w16du:dateUtc="2026-09-22T09:44:00Z">
              <w:r w:rsidR="003C274A">
                <w:t>tems</w:t>
              </w:r>
            </w:ins>
            <w:ins w:id="649" w:author="Ramin Miraftabi" w:date="2026-03-05T10:12:00Z" w16du:dateUtc="2026-03-05T09:12:00Z">
              <w:r w:rsidRPr="00EB10E4">
                <w:t xml:space="preserve"> and shore-based systems.</w:t>
              </w:r>
            </w:ins>
          </w:p>
          <w:p w14:paraId="77D0028F" w14:textId="0F9B678C" w:rsidR="00E258FD" w:rsidRPr="00EB10E4" w:rsidRDefault="00AD067A" w:rsidP="00A8641B">
            <w:pPr>
              <w:pStyle w:val="Bullet1"/>
              <w:numPr>
                <w:ilvl w:val="0"/>
                <w:numId w:val="0"/>
              </w:numPr>
              <w:spacing w:line="240" w:lineRule="auto"/>
              <w:rPr>
                <w:ins w:id="650" w:author="Ramin Miraftabi" w:date="2026-03-05T10:12:00Z" w16du:dateUtc="2026-03-05T09:12:00Z"/>
              </w:rPr>
            </w:pPr>
            <w:ins w:id="651" w:author="Ramin Miraftabi" w:date="2026-03-05T10:17:00Z" w16du:dateUtc="2026-03-05T09:17:00Z">
              <w:r w:rsidRPr="00EB10E4">
                <w:t>Payload encryption is not required in the scope of traffic clearance messages.</w:t>
              </w:r>
            </w:ins>
          </w:p>
        </w:tc>
      </w:tr>
      <w:tr w:rsidR="00E258FD" w:rsidRPr="00EB10E4" w14:paraId="2C511429" w14:textId="77777777" w:rsidTr="00A8641B">
        <w:trPr>
          <w:ins w:id="652" w:author="Ramin Miraftabi" w:date="2026-03-05T10:12:00Z"/>
        </w:trPr>
        <w:tc>
          <w:tcPr>
            <w:tcW w:w="2405" w:type="dxa"/>
            <w:vAlign w:val="center"/>
          </w:tcPr>
          <w:p w14:paraId="33DC9B8A" w14:textId="77777777" w:rsidR="00E258FD" w:rsidRPr="00EB10E4" w:rsidRDefault="00E258FD" w:rsidP="00A8641B">
            <w:pPr>
              <w:pStyle w:val="Bullet1"/>
              <w:numPr>
                <w:ilvl w:val="0"/>
                <w:numId w:val="0"/>
              </w:numPr>
              <w:spacing w:line="240" w:lineRule="auto"/>
              <w:rPr>
                <w:ins w:id="653" w:author="Ramin Miraftabi" w:date="2026-03-05T10:12:00Z" w16du:dateUtc="2026-03-05T09:12:00Z"/>
                <w:b/>
                <w:bCs/>
                <w:color w:val="00558C"/>
              </w:rPr>
            </w:pPr>
            <w:ins w:id="654" w:author="Ramin Miraftabi" w:date="2026-03-05T10:12:00Z" w16du:dateUtc="2026-03-05T09:12:00Z">
              <w:r w:rsidRPr="00EB10E4">
                <w:rPr>
                  <w:b/>
                  <w:bCs/>
                  <w:color w:val="00558C"/>
                </w:rPr>
                <w:t>Author</w:t>
              </w:r>
            </w:ins>
          </w:p>
        </w:tc>
        <w:tc>
          <w:tcPr>
            <w:tcW w:w="7336" w:type="dxa"/>
            <w:vAlign w:val="center"/>
          </w:tcPr>
          <w:p w14:paraId="3147D8B3" w14:textId="77777777" w:rsidR="00E258FD" w:rsidRPr="00EB10E4" w:rsidRDefault="00E258FD" w:rsidP="00A8641B">
            <w:pPr>
              <w:pStyle w:val="Bullet1"/>
              <w:numPr>
                <w:ilvl w:val="0"/>
                <w:numId w:val="0"/>
              </w:numPr>
              <w:spacing w:line="240" w:lineRule="auto"/>
              <w:rPr>
                <w:ins w:id="655" w:author="Ramin Miraftabi" w:date="2026-03-05T10:12:00Z" w16du:dateUtc="2026-03-05T09:12:00Z"/>
              </w:rPr>
            </w:pPr>
          </w:p>
        </w:tc>
      </w:tr>
    </w:tbl>
    <w:p w14:paraId="087E5647" w14:textId="77777777" w:rsidR="00E258FD" w:rsidRDefault="00E258FD">
      <w:pPr>
        <w:rPr>
          <w:ins w:id="656" w:author="Ramin Miraftabi" w:date="2026-07-07T15:25:00Z" w16du:dateUtc="2026-07-07T13:25:00Z"/>
        </w:rPr>
      </w:pPr>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EB10E4" w:rsidRPr="00EB10E4" w14:paraId="715477B6" w14:textId="77777777" w:rsidTr="001E7C92">
        <w:trPr>
          <w:ins w:id="657" w:author="Ramin Miraftabi" w:date="2026-07-07T15:25:00Z"/>
        </w:trPr>
        <w:tc>
          <w:tcPr>
            <w:tcW w:w="2405" w:type="dxa"/>
            <w:vAlign w:val="center"/>
          </w:tcPr>
          <w:p w14:paraId="3DBB6061" w14:textId="77777777" w:rsidR="00EB10E4" w:rsidRPr="00EB10E4" w:rsidRDefault="00EB10E4" w:rsidP="001E7C92">
            <w:pPr>
              <w:pStyle w:val="Bullet1"/>
              <w:numPr>
                <w:ilvl w:val="0"/>
                <w:numId w:val="0"/>
              </w:numPr>
              <w:spacing w:line="240" w:lineRule="auto"/>
              <w:rPr>
                <w:ins w:id="658" w:author="Ramin Miraftabi" w:date="2026-07-07T15:25:00Z" w16du:dateUtc="2026-07-07T13:25:00Z"/>
                <w:b/>
                <w:bCs/>
                <w:color w:val="00558C"/>
              </w:rPr>
            </w:pPr>
            <w:ins w:id="659" w:author="Ramin Miraftabi" w:date="2026-07-07T15:25:00Z" w16du:dateUtc="2026-07-07T13:25:00Z">
              <w:r w:rsidRPr="00EB10E4">
                <w:rPr>
                  <w:b/>
                  <w:bCs/>
                  <w:color w:val="00558C"/>
                </w:rPr>
                <w:t>Requirement ID</w:t>
              </w:r>
            </w:ins>
          </w:p>
        </w:tc>
        <w:tc>
          <w:tcPr>
            <w:tcW w:w="7336" w:type="dxa"/>
            <w:vAlign w:val="center"/>
          </w:tcPr>
          <w:p w14:paraId="586D39EF" w14:textId="06120452" w:rsidR="00EB10E4" w:rsidRPr="00EB10E4" w:rsidRDefault="00EB10E4" w:rsidP="001E7C92">
            <w:pPr>
              <w:pStyle w:val="Bullet1"/>
              <w:numPr>
                <w:ilvl w:val="0"/>
                <w:numId w:val="0"/>
              </w:numPr>
              <w:spacing w:line="240" w:lineRule="auto"/>
              <w:rPr>
                <w:ins w:id="660" w:author="Ramin Miraftabi" w:date="2026-07-07T15:25:00Z" w16du:dateUtc="2026-07-07T13:25:00Z"/>
              </w:rPr>
            </w:pPr>
            <w:ins w:id="661" w:author="Ramin Miraftabi" w:date="2026-07-07T15:25:00Z" w16du:dateUtc="2026-07-07T13:25:00Z">
              <w:r w:rsidRPr="00EB10E4">
                <w:t>TCSF01</w:t>
              </w:r>
              <w:r>
                <w:t>4</w:t>
              </w:r>
            </w:ins>
          </w:p>
        </w:tc>
      </w:tr>
      <w:tr w:rsidR="00EB10E4" w:rsidRPr="00EB10E4" w14:paraId="6B615AE0" w14:textId="77777777" w:rsidTr="001E7C92">
        <w:trPr>
          <w:ins w:id="662" w:author="Ramin Miraftabi" w:date="2026-07-07T15:25:00Z"/>
        </w:trPr>
        <w:tc>
          <w:tcPr>
            <w:tcW w:w="2405" w:type="dxa"/>
            <w:vAlign w:val="center"/>
          </w:tcPr>
          <w:p w14:paraId="508184EA" w14:textId="77777777" w:rsidR="00EB10E4" w:rsidRPr="00EB10E4" w:rsidRDefault="00EB10E4" w:rsidP="001E7C92">
            <w:pPr>
              <w:pStyle w:val="Bullet1"/>
              <w:numPr>
                <w:ilvl w:val="0"/>
                <w:numId w:val="0"/>
              </w:numPr>
              <w:spacing w:line="240" w:lineRule="auto"/>
              <w:rPr>
                <w:ins w:id="663" w:author="Ramin Miraftabi" w:date="2026-07-07T15:25:00Z" w16du:dateUtc="2026-07-07T13:25:00Z"/>
                <w:b/>
                <w:bCs/>
                <w:color w:val="00558C"/>
              </w:rPr>
            </w:pPr>
            <w:ins w:id="664" w:author="Ramin Miraftabi" w:date="2026-07-07T15:25:00Z" w16du:dateUtc="2026-07-07T13:25:00Z">
              <w:r w:rsidRPr="00EB10E4">
                <w:rPr>
                  <w:b/>
                  <w:bCs/>
                  <w:color w:val="00558C"/>
                </w:rPr>
                <w:t>Requirement Name</w:t>
              </w:r>
            </w:ins>
          </w:p>
        </w:tc>
        <w:tc>
          <w:tcPr>
            <w:tcW w:w="7336" w:type="dxa"/>
          </w:tcPr>
          <w:p w14:paraId="13D4F255" w14:textId="4CE8DFC6" w:rsidR="00EB10E4" w:rsidRPr="00EB10E4" w:rsidRDefault="00EB10E4" w:rsidP="001E7C92">
            <w:pPr>
              <w:pStyle w:val="Bullet1"/>
              <w:numPr>
                <w:ilvl w:val="0"/>
                <w:numId w:val="0"/>
              </w:numPr>
              <w:spacing w:line="240" w:lineRule="auto"/>
              <w:rPr>
                <w:ins w:id="665" w:author="Ramin Miraftabi" w:date="2026-07-07T15:25:00Z" w16du:dateUtc="2026-07-07T13:25:00Z"/>
              </w:rPr>
            </w:pPr>
            <w:ins w:id="666" w:author="Ramin Miraftabi" w:date="2026-07-07T15:25:00Z" w16du:dateUtc="2026-07-07T13:25:00Z">
              <w:r>
                <w:rPr>
                  <w:color w:val="000000" w:themeColor="text1"/>
                </w:rPr>
                <w:t>Service discovery</w:t>
              </w:r>
            </w:ins>
          </w:p>
        </w:tc>
      </w:tr>
      <w:tr w:rsidR="00EB10E4" w:rsidRPr="00EB10E4" w14:paraId="13B5FD78" w14:textId="77777777" w:rsidTr="001E7C92">
        <w:trPr>
          <w:ins w:id="667" w:author="Ramin Miraftabi" w:date="2026-07-07T15:25:00Z"/>
        </w:trPr>
        <w:tc>
          <w:tcPr>
            <w:tcW w:w="2405" w:type="dxa"/>
            <w:vAlign w:val="center"/>
          </w:tcPr>
          <w:p w14:paraId="10E845D4" w14:textId="77777777" w:rsidR="00EB10E4" w:rsidRPr="00EB10E4" w:rsidRDefault="00EB10E4" w:rsidP="001E7C92">
            <w:pPr>
              <w:pStyle w:val="Bullet1"/>
              <w:numPr>
                <w:ilvl w:val="0"/>
                <w:numId w:val="0"/>
              </w:numPr>
              <w:spacing w:line="240" w:lineRule="auto"/>
              <w:rPr>
                <w:ins w:id="668" w:author="Ramin Miraftabi" w:date="2026-07-07T15:25:00Z" w16du:dateUtc="2026-07-07T13:25:00Z"/>
                <w:b/>
                <w:bCs/>
                <w:color w:val="00558C"/>
              </w:rPr>
            </w:pPr>
            <w:ins w:id="669" w:author="Ramin Miraftabi" w:date="2026-07-07T15:25:00Z" w16du:dateUtc="2026-07-07T13:25:00Z">
              <w:r w:rsidRPr="00EB10E4">
                <w:rPr>
                  <w:b/>
                  <w:bCs/>
                  <w:color w:val="00558C"/>
                </w:rPr>
                <w:t>Requirement Text</w:t>
              </w:r>
            </w:ins>
          </w:p>
        </w:tc>
        <w:tc>
          <w:tcPr>
            <w:tcW w:w="7336" w:type="dxa"/>
          </w:tcPr>
          <w:p w14:paraId="51C528AB" w14:textId="49DE6511" w:rsidR="00EB10E4" w:rsidRPr="00EB10E4" w:rsidRDefault="00EB10E4" w:rsidP="001E7C92">
            <w:pPr>
              <w:pStyle w:val="Bullet1"/>
              <w:numPr>
                <w:ilvl w:val="0"/>
                <w:numId w:val="0"/>
              </w:numPr>
              <w:spacing w:line="240" w:lineRule="auto"/>
              <w:rPr>
                <w:ins w:id="670" w:author="Ramin Miraftabi" w:date="2026-07-07T15:25:00Z" w16du:dateUtc="2026-07-07T13:25:00Z"/>
              </w:rPr>
            </w:pPr>
            <w:ins w:id="671" w:author="Ramin Miraftabi" w:date="2026-07-07T15:25:00Z" w16du:dateUtc="2026-07-07T13:25:00Z">
              <w:r>
                <w:t>The service must be listed in a maritime service registry so that it is discoverable by consumers</w:t>
              </w:r>
            </w:ins>
            <w:ins w:id="672" w:author="Ramin Miraftabi" w:date="2026-07-07T15:26:00Z" w16du:dateUtc="2026-07-07T13:26:00Z">
              <w:r>
                <w:t>.</w:t>
              </w:r>
            </w:ins>
            <w:ins w:id="673" w:author="Ramin Miraftabi" w:date="2026-07-07T15:28:00Z" w16du:dateUtc="2026-07-07T13:28:00Z">
              <w:r w:rsidR="00422B06">
                <w:t xml:space="preserve"> See </w:t>
              </w:r>
            </w:ins>
            <w:ins w:id="674" w:author="Ramin Miraftabi" w:date="2026-07-07T15:29:00Z" w16du:dateUtc="2026-07-07T13:29:00Z">
              <w:r w:rsidR="00422B06">
                <w:fldChar w:fldCharType="begin"/>
              </w:r>
              <w:r w:rsidR="00422B06">
                <w:instrText xml:space="preserve"> REF _Ref234330556 \r \h </w:instrText>
              </w:r>
            </w:ins>
            <w:ins w:id="675" w:author="Ramin Miraftabi" w:date="2026-07-07T15:29:00Z" w16du:dateUtc="2026-07-07T13:29:00Z">
              <w:r w:rsidR="00422B06">
                <w:fldChar w:fldCharType="separate"/>
              </w:r>
              <w:r w:rsidR="00422B06">
                <w:t>[</w:t>
              </w:r>
              <w:r w:rsidR="00422B06">
                <w:t>9</w:t>
              </w:r>
              <w:r w:rsidR="00422B06">
                <w:t>]</w:t>
              </w:r>
              <w:r w:rsidR="00422B06">
                <w:fldChar w:fldCharType="end"/>
              </w:r>
              <w:r w:rsidR="00422B06">
                <w:t xml:space="preserve"> for use cases.</w:t>
              </w:r>
            </w:ins>
          </w:p>
        </w:tc>
      </w:tr>
      <w:tr w:rsidR="00EB10E4" w:rsidRPr="00EB10E4" w14:paraId="2EC36865" w14:textId="77777777" w:rsidTr="001E7C92">
        <w:trPr>
          <w:ins w:id="676" w:author="Ramin Miraftabi" w:date="2026-07-07T15:25:00Z"/>
        </w:trPr>
        <w:tc>
          <w:tcPr>
            <w:tcW w:w="2405" w:type="dxa"/>
            <w:vAlign w:val="center"/>
          </w:tcPr>
          <w:p w14:paraId="47C993CC" w14:textId="77777777" w:rsidR="00EB10E4" w:rsidRPr="00EB10E4" w:rsidRDefault="00EB10E4" w:rsidP="001E7C92">
            <w:pPr>
              <w:pStyle w:val="Bullet1"/>
              <w:numPr>
                <w:ilvl w:val="0"/>
                <w:numId w:val="0"/>
              </w:numPr>
              <w:spacing w:line="240" w:lineRule="auto"/>
              <w:rPr>
                <w:ins w:id="677" w:author="Ramin Miraftabi" w:date="2026-07-07T15:25:00Z" w16du:dateUtc="2026-07-07T13:25:00Z"/>
                <w:b/>
                <w:bCs/>
                <w:color w:val="00558C"/>
              </w:rPr>
            </w:pPr>
            <w:ins w:id="678" w:author="Ramin Miraftabi" w:date="2026-07-07T15:25:00Z" w16du:dateUtc="2026-07-07T13:25:00Z">
              <w:r w:rsidRPr="00EB10E4">
                <w:rPr>
                  <w:b/>
                  <w:bCs/>
                  <w:color w:val="00558C"/>
                </w:rPr>
                <w:t>Rationale</w:t>
              </w:r>
            </w:ins>
          </w:p>
        </w:tc>
        <w:tc>
          <w:tcPr>
            <w:tcW w:w="7336" w:type="dxa"/>
          </w:tcPr>
          <w:p w14:paraId="4A22A93D" w14:textId="517B393D" w:rsidR="00EB10E4" w:rsidRPr="00EB10E4" w:rsidRDefault="00422B06" w:rsidP="001E7C92">
            <w:pPr>
              <w:pStyle w:val="Bullet1"/>
              <w:numPr>
                <w:ilvl w:val="0"/>
                <w:numId w:val="0"/>
              </w:numPr>
              <w:spacing w:line="240" w:lineRule="auto"/>
              <w:rPr>
                <w:ins w:id="679" w:author="Ramin Miraftabi" w:date="2026-07-07T15:25:00Z" w16du:dateUtc="2026-07-07T13:25:00Z"/>
              </w:rPr>
            </w:pPr>
            <w:ins w:id="680" w:author="Ramin Miraftabi" w:date="2026-07-07T15:27:00Z" w16du:dateUtc="2026-07-07T13:27:00Z">
              <w:r>
                <w:t>The distributed nature of the maritime service domain requires that consumers have the ability to discover compatible maritime services</w:t>
              </w:r>
            </w:ins>
            <w:ins w:id="681" w:author="Ramin Miraftabi" w:date="2026-07-07T15:28:00Z" w16du:dateUtc="2026-07-07T13:28:00Z">
              <w:r>
                <w:t xml:space="preserve"> to be able to discover new services that have been made available.</w:t>
              </w:r>
            </w:ins>
          </w:p>
        </w:tc>
      </w:tr>
      <w:tr w:rsidR="00EB10E4" w:rsidRPr="00EB10E4" w14:paraId="6BCCB932" w14:textId="77777777" w:rsidTr="001E7C92">
        <w:trPr>
          <w:ins w:id="682" w:author="Ramin Miraftabi" w:date="2026-07-07T15:25:00Z"/>
        </w:trPr>
        <w:tc>
          <w:tcPr>
            <w:tcW w:w="2405" w:type="dxa"/>
            <w:vAlign w:val="center"/>
          </w:tcPr>
          <w:p w14:paraId="1988BF5D" w14:textId="77777777" w:rsidR="00EB10E4" w:rsidRPr="00EB10E4" w:rsidRDefault="00EB10E4" w:rsidP="001E7C92">
            <w:pPr>
              <w:pStyle w:val="Bullet1"/>
              <w:numPr>
                <w:ilvl w:val="0"/>
                <w:numId w:val="0"/>
              </w:numPr>
              <w:spacing w:line="240" w:lineRule="auto"/>
              <w:rPr>
                <w:ins w:id="683" w:author="Ramin Miraftabi" w:date="2026-07-07T15:25:00Z" w16du:dateUtc="2026-07-07T13:25:00Z"/>
                <w:b/>
                <w:bCs/>
                <w:color w:val="00558C"/>
              </w:rPr>
            </w:pPr>
            <w:ins w:id="684" w:author="Ramin Miraftabi" w:date="2026-07-07T15:25:00Z" w16du:dateUtc="2026-07-07T13:25:00Z">
              <w:r w:rsidRPr="00EB10E4">
                <w:rPr>
                  <w:b/>
                  <w:bCs/>
                  <w:color w:val="00558C"/>
                </w:rPr>
                <w:t>Author</w:t>
              </w:r>
            </w:ins>
          </w:p>
        </w:tc>
        <w:tc>
          <w:tcPr>
            <w:tcW w:w="7336" w:type="dxa"/>
            <w:vAlign w:val="center"/>
          </w:tcPr>
          <w:p w14:paraId="2E221001" w14:textId="77777777" w:rsidR="00EB10E4" w:rsidRPr="00EB10E4" w:rsidRDefault="00EB10E4" w:rsidP="001E7C92">
            <w:pPr>
              <w:pStyle w:val="Bullet1"/>
              <w:numPr>
                <w:ilvl w:val="0"/>
                <w:numId w:val="0"/>
              </w:numPr>
              <w:spacing w:line="240" w:lineRule="auto"/>
              <w:rPr>
                <w:ins w:id="685" w:author="Ramin Miraftabi" w:date="2026-07-07T15:25:00Z" w16du:dateUtc="2026-07-07T13:25:00Z"/>
              </w:rPr>
            </w:pPr>
          </w:p>
        </w:tc>
      </w:tr>
    </w:tbl>
    <w:p w14:paraId="2286B114" w14:textId="77777777" w:rsidR="00EB10E4" w:rsidRPr="00EB10E4" w:rsidRDefault="00EB10E4">
      <w:pPr>
        <w:rPr>
          <w:ins w:id="686" w:author="Ramin Miraftabi" w:date="2026-03-05T10:05:00Z" w16du:dateUtc="2026-03-05T09:05:00Z"/>
          <w:rPrChange w:id="687" w:author="Ramin Miraftabi" w:date="2026-07-07T15:17:00Z" w16du:dateUtc="2026-07-07T13:17:00Z">
            <w:rPr>
              <w:ins w:id="688" w:author="Ramin Miraftabi" w:date="2026-03-05T10:05:00Z" w16du:dateUtc="2026-03-05T09:05:00Z"/>
              <w:lang w:val="en-US"/>
            </w:rPr>
          </w:rPrChange>
        </w:rPr>
        <w:pPrChange w:id="689" w:author="Ramin Miraftabi" w:date="2026-03-05T10:05:00Z" w16du:dateUtc="2026-03-05T09:05:00Z">
          <w:pPr>
            <w:pStyle w:val="Heading3"/>
            <w:spacing w:before="240"/>
            <w:ind w:left="856" w:hanging="856"/>
          </w:pPr>
        </w:pPrChange>
      </w:pPr>
    </w:p>
    <w:p w14:paraId="3D1EA44D" w14:textId="73D5AC6B" w:rsidR="00DF2702" w:rsidRPr="00EB10E4" w:rsidDel="00AD067A" w:rsidRDefault="002B122C" w:rsidP="000D06A8">
      <w:pPr>
        <w:pStyle w:val="Heading3"/>
        <w:spacing w:before="240"/>
        <w:ind w:left="856" w:hanging="856"/>
        <w:rPr>
          <w:del w:id="690" w:author="Ramin Miraftabi" w:date="2026-03-05T10:17:00Z" w16du:dateUtc="2026-03-05T09:17:00Z"/>
          <w:rPrChange w:id="691" w:author="Ramin Miraftabi" w:date="2026-07-07T15:17:00Z" w16du:dateUtc="2026-07-07T13:17:00Z">
            <w:rPr>
              <w:del w:id="692" w:author="Ramin Miraftabi" w:date="2026-03-05T10:17:00Z" w16du:dateUtc="2026-03-05T09:17:00Z"/>
              <w:lang w:val="en-US"/>
            </w:rPr>
          </w:rPrChange>
        </w:rPr>
      </w:pPr>
      <w:r w:rsidRPr="00EB10E4">
        <w:rPr>
          <w:i w:val="0"/>
          <w:rPrChange w:id="693" w:author="Ramin Miraftabi" w:date="2026-07-07T15:17:00Z" w16du:dateUtc="2026-07-07T13:17:00Z">
            <w:rPr>
              <w:i w:val="0"/>
              <w:lang w:val="en-US"/>
            </w:rPr>
          </w:rPrChange>
        </w:rPr>
        <w:lastRenderedPageBreak/>
        <w:t>Non-functional requirements</w:t>
      </w:r>
      <w:bookmarkEnd w:id="482"/>
    </w:p>
    <w:p w14:paraId="312440D0" w14:textId="77777777" w:rsidR="00C60DBB" w:rsidRPr="00EB10E4" w:rsidRDefault="00C60DBB">
      <w:pPr>
        <w:pStyle w:val="Heading3"/>
        <w:spacing w:before="240"/>
        <w:ind w:left="856" w:hanging="856"/>
        <w:rPr>
          <w:rPrChange w:id="694" w:author="Ramin Miraftabi" w:date="2026-07-07T15:17:00Z" w16du:dateUtc="2026-07-07T13:17:00Z">
            <w:rPr>
              <w:lang w:val="en-US"/>
            </w:rPr>
          </w:rPrChange>
        </w:rPr>
        <w:pPrChange w:id="695" w:author="Ramin Miraftabi" w:date="2026-03-05T10:17:00Z" w16du:dateUtc="2026-03-05T09:17:00Z">
          <w:pPr>
            <w:pStyle w:val="BodyText"/>
          </w:pPr>
        </w:pPrChange>
      </w:pPr>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C60DBB" w:rsidRPr="00EB10E4" w14:paraId="1FCA0214" w14:textId="77777777" w:rsidTr="00C53E29">
        <w:tc>
          <w:tcPr>
            <w:tcW w:w="2405" w:type="dxa"/>
            <w:vAlign w:val="center"/>
          </w:tcPr>
          <w:p w14:paraId="4782E297" w14:textId="77777777" w:rsidR="00C60DBB" w:rsidRPr="00EB10E4" w:rsidRDefault="00C60DBB" w:rsidP="00C53E29">
            <w:pPr>
              <w:pStyle w:val="Bullet1"/>
              <w:numPr>
                <w:ilvl w:val="0"/>
                <w:numId w:val="0"/>
              </w:numPr>
              <w:spacing w:line="240" w:lineRule="auto"/>
              <w:contextualSpacing w:val="0"/>
              <w:rPr>
                <w:b/>
                <w:bCs/>
                <w:color w:val="00558C"/>
              </w:rPr>
            </w:pPr>
            <w:r w:rsidRPr="00EB10E4">
              <w:rPr>
                <w:b/>
                <w:bCs/>
                <w:color w:val="00558C"/>
              </w:rPr>
              <w:t>Requirement ID</w:t>
            </w:r>
          </w:p>
        </w:tc>
        <w:tc>
          <w:tcPr>
            <w:tcW w:w="7336" w:type="dxa"/>
            <w:vAlign w:val="center"/>
          </w:tcPr>
          <w:p w14:paraId="033B94D9" w14:textId="41C088E6" w:rsidR="00C60DBB" w:rsidRPr="00EB10E4" w:rsidRDefault="00C60DBB" w:rsidP="00C53E29">
            <w:pPr>
              <w:pStyle w:val="Bullet1"/>
              <w:numPr>
                <w:ilvl w:val="0"/>
                <w:numId w:val="0"/>
              </w:numPr>
              <w:spacing w:line="240" w:lineRule="auto"/>
              <w:contextualSpacing w:val="0"/>
            </w:pPr>
            <w:r w:rsidRPr="00EB10E4">
              <w:t>TCSNF00</w:t>
            </w:r>
            <w:ins w:id="696" w:author="Ramin Miraftabi" w:date="2026-03-05T10:17:00Z" w16du:dateUtc="2026-03-05T09:17:00Z">
              <w:r w:rsidR="00AD067A" w:rsidRPr="00EB10E4">
                <w:t>1</w:t>
              </w:r>
            </w:ins>
            <w:del w:id="697" w:author="Ramin Miraftabi" w:date="2026-03-05T10:17:00Z" w16du:dateUtc="2026-03-05T09:17:00Z">
              <w:r w:rsidRPr="00EB10E4" w:rsidDel="00AD067A">
                <w:delText>2</w:delText>
              </w:r>
            </w:del>
          </w:p>
        </w:tc>
      </w:tr>
      <w:tr w:rsidR="00C60DBB" w:rsidRPr="00EB10E4" w14:paraId="6CC0790D" w14:textId="77777777" w:rsidTr="00C53E29">
        <w:tc>
          <w:tcPr>
            <w:tcW w:w="2405" w:type="dxa"/>
            <w:vAlign w:val="center"/>
          </w:tcPr>
          <w:p w14:paraId="23BE8A6B" w14:textId="77777777" w:rsidR="00C60DBB" w:rsidRPr="00EB10E4" w:rsidRDefault="00C60DBB" w:rsidP="00C53E29">
            <w:pPr>
              <w:pStyle w:val="Bullet1"/>
              <w:numPr>
                <w:ilvl w:val="0"/>
                <w:numId w:val="0"/>
              </w:numPr>
              <w:spacing w:line="240" w:lineRule="auto"/>
              <w:contextualSpacing w:val="0"/>
              <w:rPr>
                <w:b/>
                <w:bCs/>
                <w:color w:val="00558C"/>
              </w:rPr>
            </w:pPr>
            <w:r w:rsidRPr="00EB10E4">
              <w:rPr>
                <w:b/>
                <w:bCs/>
                <w:color w:val="00558C"/>
              </w:rPr>
              <w:t>Requirement Name</w:t>
            </w:r>
          </w:p>
        </w:tc>
        <w:tc>
          <w:tcPr>
            <w:tcW w:w="7336" w:type="dxa"/>
            <w:vAlign w:val="center"/>
          </w:tcPr>
          <w:p w14:paraId="5FD0EA7C" w14:textId="2331D4C0" w:rsidR="00C60DBB" w:rsidRPr="00EB10E4" w:rsidRDefault="00C60DBB" w:rsidP="00C53E29">
            <w:pPr>
              <w:pStyle w:val="Bullet1"/>
              <w:numPr>
                <w:ilvl w:val="0"/>
                <w:numId w:val="0"/>
              </w:numPr>
              <w:spacing w:line="240" w:lineRule="auto"/>
              <w:contextualSpacing w:val="0"/>
            </w:pPr>
            <w:r w:rsidRPr="00EB10E4">
              <w:t>Integrity</w:t>
            </w:r>
          </w:p>
        </w:tc>
      </w:tr>
      <w:tr w:rsidR="00C60DBB" w:rsidRPr="00EB10E4" w14:paraId="64BACE01" w14:textId="77777777" w:rsidTr="00C53E29">
        <w:tc>
          <w:tcPr>
            <w:tcW w:w="2405" w:type="dxa"/>
            <w:vAlign w:val="center"/>
          </w:tcPr>
          <w:p w14:paraId="2EF0D80B" w14:textId="77777777" w:rsidR="00C60DBB" w:rsidRPr="00EB10E4" w:rsidRDefault="00C60DBB" w:rsidP="00C53E29">
            <w:pPr>
              <w:pStyle w:val="Bullet1"/>
              <w:numPr>
                <w:ilvl w:val="0"/>
                <w:numId w:val="0"/>
              </w:numPr>
              <w:spacing w:line="240" w:lineRule="auto"/>
              <w:contextualSpacing w:val="0"/>
              <w:rPr>
                <w:b/>
                <w:bCs/>
                <w:color w:val="00558C"/>
              </w:rPr>
            </w:pPr>
            <w:r w:rsidRPr="00EB10E4">
              <w:rPr>
                <w:b/>
                <w:bCs/>
                <w:color w:val="00558C"/>
              </w:rPr>
              <w:t>Requirement Text</w:t>
            </w:r>
          </w:p>
        </w:tc>
        <w:tc>
          <w:tcPr>
            <w:tcW w:w="7336" w:type="dxa"/>
            <w:vAlign w:val="center"/>
          </w:tcPr>
          <w:p w14:paraId="689CDC42" w14:textId="0ACBC113" w:rsidR="00C60DBB" w:rsidRPr="00EB10E4" w:rsidRDefault="00917775" w:rsidP="00C53E29">
            <w:pPr>
              <w:pStyle w:val="Bullet1"/>
              <w:numPr>
                <w:ilvl w:val="0"/>
                <w:numId w:val="0"/>
              </w:numPr>
              <w:spacing w:line="240" w:lineRule="auto"/>
              <w:contextualSpacing w:val="0"/>
            </w:pPr>
            <w:r w:rsidRPr="00EB10E4">
              <w:t>It must be clear to both service provider and consumer whether changes have been made to the information after the dataset was created. All messages must be signed with the correct certificates so that the contents of a message can be validated. The technical designs must describe how this is managed.</w:t>
            </w:r>
          </w:p>
        </w:tc>
      </w:tr>
      <w:tr w:rsidR="00C60DBB" w:rsidRPr="00EB10E4" w14:paraId="1EBC269F" w14:textId="77777777" w:rsidTr="00C53E29">
        <w:tc>
          <w:tcPr>
            <w:tcW w:w="2405" w:type="dxa"/>
            <w:vAlign w:val="center"/>
          </w:tcPr>
          <w:p w14:paraId="6D7DEA21" w14:textId="77777777" w:rsidR="00C60DBB" w:rsidRPr="00EB10E4" w:rsidRDefault="00C60DBB" w:rsidP="00C53E29">
            <w:pPr>
              <w:pStyle w:val="Bullet1"/>
              <w:numPr>
                <w:ilvl w:val="0"/>
                <w:numId w:val="0"/>
              </w:numPr>
              <w:spacing w:line="240" w:lineRule="auto"/>
              <w:contextualSpacing w:val="0"/>
              <w:rPr>
                <w:b/>
                <w:bCs/>
                <w:color w:val="00558C"/>
              </w:rPr>
            </w:pPr>
            <w:r w:rsidRPr="00EB10E4">
              <w:rPr>
                <w:b/>
                <w:bCs/>
                <w:color w:val="00558C"/>
              </w:rPr>
              <w:t>Rationale</w:t>
            </w:r>
          </w:p>
        </w:tc>
        <w:tc>
          <w:tcPr>
            <w:tcW w:w="7336" w:type="dxa"/>
            <w:vAlign w:val="center"/>
          </w:tcPr>
          <w:p w14:paraId="128BF82A" w14:textId="77777777" w:rsidR="00C60DBB" w:rsidRPr="00EB10E4" w:rsidRDefault="00C60DBB" w:rsidP="00C53E29">
            <w:pPr>
              <w:pStyle w:val="Bullet1"/>
              <w:numPr>
                <w:ilvl w:val="0"/>
                <w:numId w:val="0"/>
              </w:numPr>
              <w:spacing w:line="240" w:lineRule="auto"/>
              <w:contextualSpacing w:val="0"/>
            </w:pPr>
          </w:p>
        </w:tc>
      </w:tr>
      <w:tr w:rsidR="00C60DBB" w:rsidRPr="00EB10E4" w14:paraId="29C2F843" w14:textId="77777777" w:rsidTr="00C53E29">
        <w:tc>
          <w:tcPr>
            <w:tcW w:w="2405" w:type="dxa"/>
            <w:vAlign w:val="center"/>
          </w:tcPr>
          <w:p w14:paraId="3322608E" w14:textId="77777777" w:rsidR="00C60DBB" w:rsidRPr="00EB10E4" w:rsidRDefault="00C60DBB" w:rsidP="00C53E29">
            <w:pPr>
              <w:pStyle w:val="Bullet1"/>
              <w:numPr>
                <w:ilvl w:val="0"/>
                <w:numId w:val="0"/>
              </w:numPr>
              <w:spacing w:line="240" w:lineRule="auto"/>
              <w:contextualSpacing w:val="0"/>
              <w:rPr>
                <w:b/>
                <w:bCs/>
                <w:color w:val="00558C"/>
              </w:rPr>
            </w:pPr>
            <w:r w:rsidRPr="00EB10E4">
              <w:rPr>
                <w:b/>
                <w:bCs/>
                <w:color w:val="00558C"/>
              </w:rPr>
              <w:t>Author</w:t>
            </w:r>
          </w:p>
        </w:tc>
        <w:tc>
          <w:tcPr>
            <w:tcW w:w="7336" w:type="dxa"/>
            <w:vAlign w:val="center"/>
          </w:tcPr>
          <w:p w14:paraId="48DEE34E" w14:textId="77777777" w:rsidR="00C60DBB" w:rsidRPr="00EB10E4" w:rsidRDefault="00C60DBB" w:rsidP="00C53E29">
            <w:pPr>
              <w:pStyle w:val="Bullet1"/>
              <w:numPr>
                <w:ilvl w:val="0"/>
                <w:numId w:val="0"/>
              </w:numPr>
              <w:spacing w:line="240" w:lineRule="auto"/>
              <w:contextualSpacing w:val="0"/>
            </w:pPr>
          </w:p>
        </w:tc>
      </w:tr>
    </w:tbl>
    <w:p w14:paraId="77C88A26" w14:textId="77777777" w:rsidR="00C60DBB" w:rsidRPr="00EB10E4" w:rsidRDefault="00C60DBB" w:rsidP="00C60DBB">
      <w:pPr>
        <w:pStyle w:val="BodyText"/>
        <w:rPr>
          <w:rPrChange w:id="698" w:author="Ramin Miraftabi" w:date="2026-07-07T15:17:00Z" w16du:dateUtc="2026-07-07T13:17:00Z">
            <w:rPr>
              <w:lang w:val="en-US"/>
            </w:rPr>
          </w:rPrChange>
        </w:rPr>
      </w:pPr>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917775" w:rsidRPr="00EB10E4" w14:paraId="3CC908FD" w14:textId="77777777" w:rsidTr="00C53E29">
        <w:tc>
          <w:tcPr>
            <w:tcW w:w="2405" w:type="dxa"/>
            <w:vAlign w:val="center"/>
          </w:tcPr>
          <w:p w14:paraId="405C54E0" w14:textId="77777777" w:rsidR="00917775" w:rsidRPr="00EB10E4" w:rsidRDefault="00917775" w:rsidP="00C53E29">
            <w:pPr>
              <w:pStyle w:val="Bullet1"/>
              <w:numPr>
                <w:ilvl w:val="0"/>
                <w:numId w:val="0"/>
              </w:numPr>
              <w:spacing w:line="240" w:lineRule="auto"/>
              <w:contextualSpacing w:val="0"/>
              <w:rPr>
                <w:b/>
                <w:bCs/>
                <w:color w:val="00558C"/>
              </w:rPr>
            </w:pPr>
            <w:r w:rsidRPr="00EB10E4">
              <w:rPr>
                <w:b/>
                <w:bCs/>
                <w:color w:val="00558C"/>
              </w:rPr>
              <w:t>Requirement ID</w:t>
            </w:r>
          </w:p>
        </w:tc>
        <w:tc>
          <w:tcPr>
            <w:tcW w:w="7336" w:type="dxa"/>
            <w:vAlign w:val="center"/>
          </w:tcPr>
          <w:p w14:paraId="3130EB8B" w14:textId="3A62F2B4" w:rsidR="00917775" w:rsidRPr="00EB10E4" w:rsidRDefault="00917775" w:rsidP="00C53E29">
            <w:pPr>
              <w:pStyle w:val="Bullet1"/>
              <w:numPr>
                <w:ilvl w:val="0"/>
                <w:numId w:val="0"/>
              </w:numPr>
              <w:spacing w:line="240" w:lineRule="auto"/>
              <w:contextualSpacing w:val="0"/>
            </w:pPr>
            <w:r w:rsidRPr="00EB10E4">
              <w:t>TCSNF00</w:t>
            </w:r>
            <w:ins w:id="699" w:author="Ramin Miraftabi" w:date="2026-03-05T10:17:00Z" w16du:dateUtc="2026-03-05T09:17:00Z">
              <w:r w:rsidR="00AD067A" w:rsidRPr="00EB10E4">
                <w:t>2</w:t>
              </w:r>
            </w:ins>
            <w:del w:id="700" w:author="Ramin Miraftabi" w:date="2026-03-05T10:17:00Z" w16du:dateUtc="2026-03-05T09:17:00Z">
              <w:r w:rsidRPr="00EB10E4" w:rsidDel="00AD067A">
                <w:delText>3</w:delText>
              </w:r>
            </w:del>
          </w:p>
        </w:tc>
      </w:tr>
      <w:tr w:rsidR="00917775" w:rsidRPr="00EB10E4" w14:paraId="5F1D8285" w14:textId="77777777" w:rsidTr="00C53E29">
        <w:tc>
          <w:tcPr>
            <w:tcW w:w="2405" w:type="dxa"/>
            <w:vAlign w:val="center"/>
          </w:tcPr>
          <w:p w14:paraId="076AB56B" w14:textId="77777777" w:rsidR="00917775" w:rsidRPr="00EB10E4" w:rsidRDefault="00917775" w:rsidP="00C53E29">
            <w:pPr>
              <w:pStyle w:val="Bullet1"/>
              <w:numPr>
                <w:ilvl w:val="0"/>
                <w:numId w:val="0"/>
              </w:numPr>
              <w:spacing w:line="240" w:lineRule="auto"/>
              <w:contextualSpacing w:val="0"/>
              <w:rPr>
                <w:b/>
                <w:bCs/>
                <w:color w:val="00558C"/>
              </w:rPr>
            </w:pPr>
            <w:r w:rsidRPr="00EB10E4">
              <w:rPr>
                <w:b/>
                <w:bCs/>
                <w:color w:val="00558C"/>
              </w:rPr>
              <w:t>Requirement Name</w:t>
            </w:r>
          </w:p>
        </w:tc>
        <w:tc>
          <w:tcPr>
            <w:tcW w:w="7336" w:type="dxa"/>
            <w:vAlign w:val="center"/>
          </w:tcPr>
          <w:p w14:paraId="23BE85BE" w14:textId="3308DA0E" w:rsidR="00917775" w:rsidRPr="00EB10E4" w:rsidRDefault="00917775" w:rsidP="00C53E29">
            <w:pPr>
              <w:pStyle w:val="Bullet1"/>
              <w:numPr>
                <w:ilvl w:val="0"/>
                <w:numId w:val="0"/>
              </w:numPr>
              <w:spacing w:line="240" w:lineRule="auto"/>
              <w:contextualSpacing w:val="0"/>
            </w:pPr>
            <w:r w:rsidRPr="00EB10E4">
              <w:t>Availability</w:t>
            </w:r>
          </w:p>
        </w:tc>
      </w:tr>
      <w:tr w:rsidR="00917775" w:rsidRPr="00EB10E4" w14:paraId="0945ACB0" w14:textId="77777777" w:rsidTr="00C53E29">
        <w:tc>
          <w:tcPr>
            <w:tcW w:w="2405" w:type="dxa"/>
            <w:vAlign w:val="center"/>
          </w:tcPr>
          <w:p w14:paraId="0A250083" w14:textId="77777777" w:rsidR="00917775" w:rsidRPr="00EB10E4" w:rsidRDefault="00917775" w:rsidP="00C53E29">
            <w:pPr>
              <w:pStyle w:val="Bullet1"/>
              <w:numPr>
                <w:ilvl w:val="0"/>
                <w:numId w:val="0"/>
              </w:numPr>
              <w:spacing w:line="240" w:lineRule="auto"/>
              <w:contextualSpacing w:val="0"/>
              <w:rPr>
                <w:b/>
                <w:bCs/>
                <w:color w:val="00558C"/>
              </w:rPr>
            </w:pPr>
            <w:r w:rsidRPr="00EB10E4">
              <w:rPr>
                <w:b/>
                <w:bCs/>
                <w:color w:val="00558C"/>
              </w:rPr>
              <w:t>Requirement Text</w:t>
            </w:r>
          </w:p>
        </w:tc>
        <w:tc>
          <w:tcPr>
            <w:tcW w:w="7336" w:type="dxa"/>
            <w:vAlign w:val="center"/>
          </w:tcPr>
          <w:p w14:paraId="48914D0C" w14:textId="04EE04BB" w:rsidR="00917775" w:rsidRPr="00EB10E4" w:rsidRDefault="00044215" w:rsidP="00C53E29">
            <w:pPr>
              <w:pStyle w:val="Bullet1"/>
              <w:numPr>
                <w:ilvl w:val="0"/>
                <w:numId w:val="0"/>
              </w:numPr>
              <w:spacing w:line="240" w:lineRule="auto"/>
              <w:contextualSpacing w:val="0"/>
            </w:pPr>
            <w:r w:rsidRPr="00EB10E4">
              <w:t>The service must always be available with the ability defined by Owner of the service to deliver traffic clearance information to its consumers. The technical designs must describe how this is managed.</w:t>
            </w:r>
          </w:p>
        </w:tc>
      </w:tr>
      <w:tr w:rsidR="00917775" w:rsidRPr="00EB10E4" w14:paraId="559A9418" w14:textId="77777777" w:rsidTr="00C53E29">
        <w:tc>
          <w:tcPr>
            <w:tcW w:w="2405" w:type="dxa"/>
            <w:vAlign w:val="center"/>
          </w:tcPr>
          <w:p w14:paraId="50FEA1EB" w14:textId="77777777" w:rsidR="00917775" w:rsidRPr="00EB10E4" w:rsidRDefault="00917775" w:rsidP="00C53E29">
            <w:pPr>
              <w:pStyle w:val="Bullet1"/>
              <w:numPr>
                <w:ilvl w:val="0"/>
                <w:numId w:val="0"/>
              </w:numPr>
              <w:spacing w:line="240" w:lineRule="auto"/>
              <w:contextualSpacing w:val="0"/>
              <w:rPr>
                <w:b/>
                <w:bCs/>
                <w:color w:val="00558C"/>
              </w:rPr>
            </w:pPr>
            <w:r w:rsidRPr="00EB10E4">
              <w:rPr>
                <w:b/>
                <w:bCs/>
                <w:color w:val="00558C"/>
              </w:rPr>
              <w:t>Rationale</w:t>
            </w:r>
          </w:p>
        </w:tc>
        <w:tc>
          <w:tcPr>
            <w:tcW w:w="7336" w:type="dxa"/>
            <w:vAlign w:val="center"/>
          </w:tcPr>
          <w:p w14:paraId="5396A73C" w14:textId="3465E693" w:rsidR="00917775" w:rsidRPr="00EB10E4" w:rsidRDefault="001A71DF" w:rsidP="00C53E29">
            <w:pPr>
              <w:pStyle w:val="Bullet1"/>
              <w:numPr>
                <w:ilvl w:val="0"/>
                <w:numId w:val="0"/>
              </w:numPr>
              <w:spacing w:line="240" w:lineRule="auto"/>
              <w:contextualSpacing w:val="0"/>
            </w:pPr>
            <w:r w:rsidRPr="00EB10E4">
              <w:t>The service must be available based on the VTS Service hours.</w:t>
            </w:r>
          </w:p>
        </w:tc>
      </w:tr>
      <w:tr w:rsidR="00917775" w:rsidRPr="00EB10E4" w14:paraId="090F2008" w14:textId="77777777" w:rsidTr="00C53E29">
        <w:tc>
          <w:tcPr>
            <w:tcW w:w="2405" w:type="dxa"/>
            <w:vAlign w:val="center"/>
          </w:tcPr>
          <w:p w14:paraId="26303AC1" w14:textId="77777777" w:rsidR="00917775" w:rsidRPr="00EB10E4" w:rsidRDefault="00917775" w:rsidP="00C53E29">
            <w:pPr>
              <w:pStyle w:val="Bullet1"/>
              <w:numPr>
                <w:ilvl w:val="0"/>
                <w:numId w:val="0"/>
              </w:numPr>
              <w:spacing w:line="240" w:lineRule="auto"/>
              <w:contextualSpacing w:val="0"/>
              <w:rPr>
                <w:b/>
                <w:bCs/>
                <w:color w:val="00558C"/>
              </w:rPr>
            </w:pPr>
            <w:r w:rsidRPr="00EB10E4">
              <w:rPr>
                <w:b/>
                <w:bCs/>
                <w:color w:val="00558C"/>
              </w:rPr>
              <w:t>Author</w:t>
            </w:r>
          </w:p>
        </w:tc>
        <w:tc>
          <w:tcPr>
            <w:tcW w:w="7336" w:type="dxa"/>
            <w:vAlign w:val="center"/>
          </w:tcPr>
          <w:p w14:paraId="234AD662" w14:textId="77777777" w:rsidR="00917775" w:rsidRPr="00EB10E4" w:rsidRDefault="00917775" w:rsidP="00C53E29">
            <w:pPr>
              <w:pStyle w:val="Bullet1"/>
              <w:numPr>
                <w:ilvl w:val="0"/>
                <w:numId w:val="0"/>
              </w:numPr>
              <w:spacing w:line="240" w:lineRule="auto"/>
              <w:contextualSpacing w:val="0"/>
            </w:pPr>
          </w:p>
        </w:tc>
      </w:tr>
    </w:tbl>
    <w:p w14:paraId="74F6DBAA" w14:textId="77777777" w:rsidR="00917775" w:rsidRPr="00EB10E4" w:rsidRDefault="00917775" w:rsidP="00C60DBB">
      <w:pPr>
        <w:pStyle w:val="BodyText"/>
        <w:rPr>
          <w:rPrChange w:id="701" w:author="Ramin Miraftabi" w:date="2026-07-07T15:17:00Z" w16du:dateUtc="2026-07-07T13:17:00Z">
            <w:rPr>
              <w:lang w:val="en-US"/>
            </w:rPr>
          </w:rPrChange>
        </w:rPr>
      </w:pPr>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1A71DF" w:rsidRPr="00EB10E4" w14:paraId="42BB1328" w14:textId="77777777" w:rsidTr="00C53E29">
        <w:tc>
          <w:tcPr>
            <w:tcW w:w="2405" w:type="dxa"/>
            <w:vAlign w:val="center"/>
          </w:tcPr>
          <w:p w14:paraId="7DC869AB" w14:textId="77777777" w:rsidR="001A71DF" w:rsidRPr="00EB10E4" w:rsidRDefault="001A71DF" w:rsidP="00C53E29">
            <w:pPr>
              <w:pStyle w:val="Bullet1"/>
              <w:numPr>
                <w:ilvl w:val="0"/>
                <w:numId w:val="0"/>
              </w:numPr>
              <w:spacing w:line="240" w:lineRule="auto"/>
              <w:contextualSpacing w:val="0"/>
              <w:rPr>
                <w:b/>
                <w:bCs/>
                <w:color w:val="00558C"/>
              </w:rPr>
            </w:pPr>
            <w:r w:rsidRPr="00EB10E4">
              <w:rPr>
                <w:b/>
                <w:bCs/>
                <w:color w:val="00558C"/>
              </w:rPr>
              <w:t>Requirement ID</w:t>
            </w:r>
          </w:p>
        </w:tc>
        <w:tc>
          <w:tcPr>
            <w:tcW w:w="7336" w:type="dxa"/>
            <w:vAlign w:val="center"/>
          </w:tcPr>
          <w:p w14:paraId="0C8AC52D" w14:textId="48E6FA9C" w:rsidR="001A71DF" w:rsidRPr="00EB10E4" w:rsidRDefault="001A71DF" w:rsidP="00C53E29">
            <w:pPr>
              <w:pStyle w:val="Bullet1"/>
              <w:numPr>
                <w:ilvl w:val="0"/>
                <w:numId w:val="0"/>
              </w:numPr>
              <w:spacing w:line="240" w:lineRule="auto"/>
              <w:contextualSpacing w:val="0"/>
            </w:pPr>
            <w:r w:rsidRPr="00EB10E4">
              <w:t>TCSNF00</w:t>
            </w:r>
            <w:ins w:id="702" w:author="Ramin Miraftabi" w:date="2026-03-05T10:17:00Z" w16du:dateUtc="2026-03-05T09:17:00Z">
              <w:r w:rsidR="00AD067A" w:rsidRPr="00EB10E4">
                <w:t>3</w:t>
              </w:r>
            </w:ins>
            <w:del w:id="703" w:author="Ramin Miraftabi" w:date="2026-03-05T10:17:00Z" w16du:dateUtc="2026-03-05T09:17:00Z">
              <w:r w:rsidRPr="00EB10E4" w:rsidDel="00AD067A">
                <w:delText>4</w:delText>
              </w:r>
            </w:del>
          </w:p>
        </w:tc>
      </w:tr>
      <w:tr w:rsidR="001A71DF" w:rsidRPr="00EB10E4" w14:paraId="44EE6DED" w14:textId="77777777" w:rsidTr="00C53E29">
        <w:tc>
          <w:tcPr>
            <w:tcW w:w="2405" w:type="dxa"/>
            <w:vAlign w:val="center"/>
          </w:tcPr>
          <w:p w14:paraId="1DDACE22" w14:textId="77777777" w:rsidR="001A71DF" w:rsidRPr="00EB10E4" w:rsidRDefault="001A71DF" w:rsidP="00C53E29">
            <w:pPr>
              <w:pStyle w:val="Bullet1"/>
              <w:numPr>
                <w:ilvl w:val="0"/>
                <w:numId w:val="0"/>
              </w:numPr>
              <w:spacing w:line="240" w:lineRule="auto"/>
              <w:contextualSpacing w:val="0"/>
              <w:rPr>
                <w:b/>
                <w:bCs/>
                <w:color w:val="00558C"/>
              </w:rPr>
            </w:pPr>
            <w:r w:rsidRPr="00EB10E4">
              <w:rPr>
                <w:b/>
                <w:bCs/>
                <w:color w:val="00558C"/>
              </w:rPr>
              <w:t>Requirement Name</w:t>
            </w:r>
          </w:p>
        </w:tc>
        <w:tc>
          <w:tcPr>
            <w:tcW w:w="7336" w:type="dxa"/>
            <w:vAlign w:val="center"/>
          </w:tcPr>
          <w:p w14:paraId="6E22B7B4" w14:textId="0E593CA7" w:rsidR="001A71DF" w:rsidRPr="00EB10E4" w:rsidRDefault="009C39A0" w:rsidP="00C53E29">
            <w:pPr>
              <w:pStyle w:val="Bullet1"/>
              <w:numPr>
                <w:ilvl w:val="0"/>
                <w:numId w:val="0"/>
              </w:numPr>
              <w:spacing w:line="240" w:lineRule="auto"/>
              <w:contextualSpacing w:val="0"/>
            </w:pPr>
            <w:r w:rsidRPr="00EB10E4">
              <w:t>Performance – timeliness</w:t>
            </w:r>
          </w:p>
        </w:tc>
      </w:tr>
      <w:tr w:rsidR="001A71DF" w:rsidRPr="00EB10E4" w14:paraId="6A39344D" w14:textId="77777777" w:rsidTr="00C53E29">
        <w:tc>
          <w:tcPr>
            <w:tcW w:w="2405" w:type="dxa"/>
            <w:vAlign w:val="center"/>
          </w:tcPr>
          <w:p w14:paraId="09FBE88E" w14:textId="77777777" w:rsidR="001A71DF" w:rsidRPr="00EB10E4" w:rsidRDefault="001A71DF" w:rsidP="00C53E29">
            <w:pPr>
              <w:pStyle w:val="Bullet1"/>
              <w:numPr>
                <w:ilvl w:val="0"/>
                <w:numId w:val="0"/>
              </w:numPr>
              <w:spacing w:line="240" w:lineRule="auto"/>
              <w:contextualSpacing w:val="0"/>
              <w:rPr>
                <w:b/>
                <w:bCs/>
                <w:color w:val="00558C"/>
              </w:rPr>
            </w:pPr>
            <w:r w:rsidRPr="00EB10E4">
              <w:rPr>
                <w:b/>
                <w:bCs/>
                <w:color w:val="00558C"/>
              </w:rPr>
              <w:t>Requirement Text</w:t>
            </w:r>
          </w:p>
        </w:tc>
        <w:tc>
          <w:tcPr>
            <w:tcW w:w="7336" w:type="dxa"/>
            <w:vAlign w:val="center"/>
          </w:tcPr>
          <w:p w14:paraId="20153FB1" w14:textId="28A8538C" w:rsidR="001A71DF" w:rsidRPr="00EB10E4" w:rsidRDefault="00865B4F" w:rsidP="00C53E29">
            <w:pPr>
              <w:pStyle w:val="Bullet1"/>
              <w:numPr>
                <w:ilvl w:val="0"/>
                <w:numId w:val="0"/>
              </w:numPr>
              <w:spacing w:line="240" w:lineRule="auto"/>
              <w:contextualSpacing w:val="0"/>
            </w:pPr>
            <w:r w:rsidRPr="00EB10E4">
              <w:t>The service must provide a technical response to an incoming request instantly. This response is by necessity a technical delivery acknowledgement and not a business process response. This applies both to requests coming from vessels and VTS System. The technical designs must describe how this is managed.</w:t>
            </w:r>
          </w:p>
        </w:tc>
      </w:tr>
      <w:tr w:rsidR="001A71DF" w:rsidRPr="00EB10E4" w14:paraId="1F65A328" w14:textId="77777777" w:rsidTr="00C53E29">
        <w:tc>
          <w:tcPr>
            <w:tcW w:w="2405" w:type="dxa"/>
            <w:vAlign w:val="center"/>
          </w:tcPr>
          <w:p w14:paraId="2F98675C" w14:textId="77777777" w:rsidR="001A71DF" w:rsidRPr="00EB10E4" w:rsidRDefault="001A71DF" w:rsidP="00C53E29">
            <w:pPr>
              <w:pStyle w:val="Bullet1"/>
              <w:numPr>
                <w:ilvl w:val="0"/>
                <w:numId w:val="0"/>
              </w:numPr>
              <w:spacing w:line="240" w:lineRule="auto"/>
              <w:contextualSpacing w:val="0"/>
              <w:rPr>
                <w:b/>
                <w:bCs/>
                <w:color w:val="00558C"/>
              </w:rPr>
            </w:pPr>
            <w:r w:rsidRPr="00EB10E4">
              <w:rPr>
                <w:b/>
                <w:bCs/>
                <w:color w:val="00558C"/>
              </w:rPr>
              <w:t>Rationale</w:t>
            </w:r>
          </w:p>
        </w:tc>
        <w:tc>
          <w:tcPr>
            <w:tcW w:w="7336" w:type="dxa"/>
            <w:vAlign w:val="center"/>
          </w:tcPr>
          <w:p w14:paraId="04C1F1CB" w14:textId="1ACBFA1A" w:rsidR="001A71DF" w:rsidRPr="00EB10E4" w:rsidRDefault="00745C3B" w:rsidP="00C53E29">
            <w:pPr>
              <w:pStyle w:val="Bullet1"/>
              <w:numPr>
                <w:ilvl w:val="0"/>
                <w:numId w:val="0"/>
              </w:numPr>
              <w:spacing w:line="240" w:lineRule="auto"/>
              <w:contextualSpacing w:val="0"/>
            </w:pPr>
            <w:r w:rsidRPr="00EB10E4">
              <w:t>Especially from a vessel’s point of view it is important to get an acknowledgement that the service has received a request so that the vessel’s system does not need to try resending the request.</w:t>
            </w:r>
          </w:p>
        </w:tc>
      </w:tr>
      <w:tr w:rsidR="001A71DF" w:rsidRPr="00EB10E4" w14:paraId="719F382D" w14:textId="77777777" w:rsidTr="00C53E29">
        <w:tc>
          <w:tcPr>
            <w:tcW w:w="2405" w:type="dxa"/>
            <w:vAlign w:val="center"/>
          </w:tcPr>
          <w:p w14:paraId="19310808" w14:textId="77777777" w:rsidR="001A71DF" w:rsidRPr="00EB10E4" w:rsidRDefault="001A71DF" w:rsidP="00C53E29">
            <w:pPr>
              <w:pStyle w:val="Bullet1"/>
              <w:numPr>
                <w:ilvl w:val="0"/>
                <w:numId w:val="0"/>
              </w:numPr>
              <w:spacing w:line="240" w:lineRule="auto"/>
              <w:contextualSpacing w:val="0"/>
              <w:rPr>
                <w:b/>
                <w:bCs/>
                <w:color w:val="00558C"/>
              </w:rPr>
            </w:pPr>
            <w:r w:rsidRPr="00EB10E4">
              <w:rPr>
                <w:b/>
                <w:bCs/>
                <w:color w:val="00558C"/>
              </w:rPr>
              <w:t>Author</w:t>
            </w:r>
          </w:p>
        </w:tc>
        <w:tc>
          <w:tcPr>
            <w:tcW w:w="7336" w:type="dxa"/>
            <w:vAlign w:val="center"/>
          </w:tcPr>
          <w:p w14:paraId="090DCDDC" w14:textId="77777777" w:rsidR="001A71DF" w:rsidRPr="00EB10E4" w:rsidRDefault="001A71DF" w:rsidP="00C53E29">
            <w:pPr>
              <w:pStyle w:val="Bullet1"/>
              <w:numPr>
                <w:ilvl w:val="0"/>
                <w:numId w:val="0"/>
              </w:numPr>
              <w:spacing w:line="240" w:lineRule="auto"/>
              <w:contextualSpacing w:val="0"/>
            </w:pPr>
          </w:p>
        </w:tc>
      </w:tr>
    </w:tbl>
    <w:p w14:paraId="0BBA13EF" w14:textId="77777777" w:rsidR="001A71DF" w:rsidRPr="00EB10E4" w:rsidDel="00AD067A" w:rsidRDefault="001A71DF" w:rsidP="00C60DBB">
      <w:pPr>
        <w:pStyle w:val="BodyText"/>
        <w:rPr>
          <w:del w:id="704" w:author="Ramin Miraftabi" w:date="2026-03-05T10:18:00Z" w16du:dateUtc="2026-03-05T09:18:00Z"/>
          <w:rPrChange w:id="705" w:author="Ramin Miraftabi" w:date="2026-07-07T15:17:00Z" w16du:dateUtc="2026-07-07T13:17:00Z">
            <w:rPr>
              <w:del w:id="706" w:author="Ramin Miraftabi" w:date="2026-03-05T10:18:00Z" w16du:dateUtc="2026-03-05T09:18:00Z"/>
              <w:lang w:val="en-US"/>
            </w:rPr>
          </w:rPrChange>
        </w:rPr>
      </w:pPr>
    </w:p>
    <w:p w14:paraId="3C4909B2" w14:textId="77777777" w:rsidR="00745C3B" w:rsidRPr="00EB10E4" w:rsidRDefault="00745C3B" w:rsidP="00C60DBB">
      <w:pPr>
        <w:pStyle w:val="BodyText"/>
        <w:rPr>
          <w:rPrChange w:id="707" w:author="Ramin Miraftabi" w:date="2026-07-07T15:17:00Z" w16du:dateUtc="2026-07-07T13:17:00Z">
            <w:rPr>
              <w:lang w:val="en-US"/>
            </w:rPr>
          </w:rPrChange>
        </w:rPr>
      </w:pPr>
    </w:p>
    <w:p w14:paraId="6DFACEBB" w14:textId="1DCF34AB" w:rsidR="00C60DBB" w:rsidRPr="00EB10E4" w:rsidRDefault="00F8464C" w:rsidP="00C60DBB">
      <w:pPr>
        <w:pStyle w:val="Heading2"/>
        <w:rPr>
          <w:rPrChange w:id="708" w:author="Ramin Miraftabi" w:date="2026-07-07T15:17:00Z" w16du:dateUtc="2026-07-07T13:17:00Z">
            <w:rPr>
              <w:lang w:val="en-US"/>
            </w:rPr>
          </w:rPrChange>
        </w:rPr>
      </w:pPr>
      <w:bookmarkStart w:id="709" w:name="_Toc196547469"/>
      <w:r w:rsidRPr="00EB10E4">
        <w:rPr>
          <w:rPrChange w:id="710" w:author="Ramin Miraftabi" w:date="2026-07-07T15:17:00Z" w16du:dateUtc="2026-07-07T13:17:00Z">
            <w:rPr>
              <w:lang w:val="en-US"/>
            </w:rPr>
          </w:rPrChange>
        </w:rPr>
        <w:lastRenderedPageBreak/>
        <w:t>Other constraints</w:t>
      </w:r>
      <w:bookmarkEnd w:id="709"/>
    </w:p>
    <w:p w14:paraId="571179F7" w14:textId="77777777" w:rsidR="0006030E" w:rsidRPr="00EB10E4" w:rsidRDefault="0006030E" w:rsidP="0006030E">
      <w:pPr>
        <w:pStyle w:val="Heading2separationline"/>
        <w:rPr>
          <w:rPrChange w:id="711" w:author="Ramin Miraftabi" w:date="2026-07-07T15:17:00Z" w16du:dateUtc="2026-07-07T13:17:00Z">
            <w:rPr>
              <w:lang w:val="en-US"/>
            </w:rPr>
          </w:rPrChange>
        </w:rPr>
      </w:pPr>
    </w:p>
    <w:p w14:paraId="42B34322" w14:textId="2F71CF19" w:rsidR="00F8464C" w:rsidRPr="00EB10E4" w:rsidRDefault="00F8464C" w:rsidP="00F8464C">
      <w:pPr>
        <w:pStyle w:val="Heading3"/>
        <w:rPr>
          <w:rPrChange w:id="712" w:author="Ramin Miraftabi" w:date="2026-07-07T15:17:00Z" w16du:dateUtc="2026-07-07T13:17:00Z">
            <w:rPr>
              <w:lang w:val="en-US"/>
            </w:rPr>
          </w:rPrChange>
        </w:rPr>
      </w:pPr>
      <w:bookmarkStart w:id="713" w:name="_Toc196547470"/>
      <w:r w:rsidRPr="00EB10E4">
        <w:rPr>
          <w:rPrChange w:id="714" w:author="Ramin Miraftabi" w:date="2026-07-07T15:17:00Z" w16du:dateUtc="2026-07-07T13:17:00Z">
            <w:rPr>
              <w:lang w:val="en-US"/>
            </w:rPr>
          </w:rPrChange>
        </w:rPr>
        <w:t>Relevant Industrial Standards</w:t>
      </w:r>
      <w:bookmarkEnd w:id="713"/>
    </w:p>
    <w:p w14:paraId="69D9BC6F" w14:textId="1D0D23BC" w:rsidR="00F376F9" w:rsidRPr="00EB10E4" w:rsidRDefault="00F376F9" w:rsidP="001C606A">
      <w:pPr>
        <w:pStyle w:val="ListParagraph"/>
        <w:numPr>
          <w:ilvl w:val="0"/>
          <w:numId w:val="26"/>
        </w:numPr>
        <w:suppressAutoHyphens/>
        <w:jc w:val="left"/>
        <w:rPr>
          <w:rPrChange w:id="715" w:author="Ramin Miraftabi" w:date="2026-07-07T15:17:00Z" w16du:dateUtc="2026-07-07T13:17:00Z">
            <w:rPr>
              <w:lang w:val="en-US"/>
            </w:rPr>
          </w:rPrChange>
        </w:rPr>
      </w:pPr>
      <w:r w:rsidRPr="00EB10E4">
        <w:rPr>
          <w:rPrChange w:id="716" w:author="Ramin Miraftabi" w:date="2026-07-07T15:17:00Z" w16du:dateUtc="2026-07-07T13:17:00Z">
            <w:rPr>
              <w:lang w:val="en-US"/>
            </w:rPr>
          </w:rPrChange>
        </w:rPr>
        <w:t>IALA Guideline G1128</w:t>
      </w:r>
      <w:r w:rsidR="00455060" w:rsidRPr="00EB10E4">
        <w:rPr>
          <w:rPrChange w:id="717" w:author="Ramin Miraftabi" w:date="2026-07-07T15:17:00Z" w16du:dateUtc="2026-07-07T13:17:00Z">
            <w:rPr>
              <w:lang w:val="en-US"/>
            </w:rPr>
          </w:rPrChange>
        </w:rPr>
        <w:t xml:space="preserve"> </w:t>
      </w:r>
      <w:r w:rsidRPr="00EB10E4">
        <w:rPr>
          <w:rPrChange w:id="718" w:author="Ramin Miraftabi" w:date="2026-07-07T15:17:00Z" w16du:dateUtc="2026-07-07T13:17:00Z">
            <w:rPr>
              <w:lang w:val="en-US"/>
            </w:rPr>
          </w:rPrChange>
        </w:rPr>
        <w:t>ED 1.</w:t>
      </w:r>
      <w:ins w:id="719" w:author="Pitkänen Juho" w:date="2026-03-03T16:22:00Z" w16du:dateUtc="2026-03-03T15:22:00Z">
        <w:r w:rsidR="0064153C" w:rsidRPr="00EB10E4">
          <w:rPr>
            <w:rPrChange w:id="720" w:author="Ramin Miraftabi" w:date="2026-07-07T15:17:00Z" w16du:dateUtc="2026-07-07T13:17:00Z">
              <w:rPr>
                <w:lang w:val="en-US"/>
              </w:rPr>
            </w:rPrChange>
          </w:rPr>
          <w:t>7</w:t>
        </w:r>
      </w:ins>
      <w:del w:id="721" w:author="Pitkänen Juho" w:date="2026-03-03T16:22:00Z" w16du:dateUtc="2026-03-03T15:22:00Z">
        <w:r w:rsidRPr="00EB10E4" w:rsidDel="0064153C">
          <w:rPr>
            <w:rPrChange w:id="722" w:author="Ramin Miraftabi" w:date="2026-07-07T15:17:00Z" w16du:dateUtc="2026-07-07T13:17:00Z">
              <w:rPr>
                <w:lang w:val="en-US"/>
              </w:rPr>
            </w:rPrChange>
          </w:rPr>
          <w:delText>5</w:delText>
        </w:r>
      </w:del>
      <w:r w:rsidR="00455060" w:rsidRPr="00EB10E4">
        <w:rPr>
          <w:rPrChange w:id="723" w:author="Ramin Miraftabi" w:date="2026-07-07T15:17:00Z" w16du:dateUtc="2026-07-07T13:17:00Z">
            <w:rPr>
              <w:lang w:val="en-US"/>
            </w:rPr>
          </w:rPrChange>
        </w:rPr>
        <w:t xml:space="preserve"> </w:t>
      </w:r>
      <w:r w:rsidRPr="00EB10E4">
        <w:rPr>
          <w:rPrChange w:id="724" w:author="Ramin Miraftabi" w:date="2026-07-07T15:17:00Z" w16du:dateUtc="2026-07-07T13:17:00Z">
            <w:rPr>
              <w:lang w:val="en-US"/>
            </w:rPr>
          </w:rPrChange>
        </w:rPr>
        <w:t>The Specification of E-navigation Technical Services</w:t>
      </w:r>
    </w:p>
    <w:p w14:paraId="611ECF0E" w14:textId="2453EA1E" w:rsidR="00F376F9" w:rsidRPr="00EB10E4" w:rsidRDefault="00F376F9" w:rsidP="001C606A">
      <w:pPr>
        <w:pStyle w:val="ListParagraph"/>
        <w:numPr>
          <w:ilvl w:val="0"/>
          <w:numId w:val="26"/>
        </w:numPr>
        <w:suppressAutoHyphens/>
        <w:jc w:val="left"/>
        <w:rPr>
          <w:rPrChange w:id="725" w:author="Ramin Miraftabi" w:date="2026-07-07T15:17:00Z" w16du:dateUtc="2026-07-07T13:17:00Z">
            <w:rPr>
              <w:lang w:val="en-US"/>
            </w:rPr>
          </w:rPrChange>
        </w:rPr>
      </w:pPr>
      <w:r w:rsidRPr="00EB10E4">
        <w:rPr>
          <w:rPrChange w:id="726" w:author="Ramin Miraftabi" w:date="2026-07-07T15:17:00Z" w16du:dateUtc="2026-07-07T13:17:00Z">
            <w:rPr>
              <w:lang w:val="en-US"/>
            </w:rPr>
          </w:rPrChange>
        </w:rPr>
        <w:t>IALA Guideline G1143</w:t>
      </w:r>
      <w:r w:rsidR="00455060" w:rsidRPr="00EB10E4">
        <w:rPr>
          <w:rPrChange w:id="727" w:author="Ramin Miraftabi" w:date="2026-07-07T15:17:00Z" w16du:dateUtc="2026-07-07T13:17:00Z">
            <w:rPr>
              <w:lang w:val="en-US"/>
            </w:rPr>
          </w:rPrChange>
        </w:rPr>
        <w:t xml:space="preserve"> </w:t>
      </w:r>
      <w:r w:rsidRPr="00EB10E4">
        <w:rPr>
          <w:rPrChange w:id="728" w:author="Ramin Miraftabi" w:date="2026-07-07T15:17:00Z" w16du:dateUtc="2026-07-07T13:17:00Z">
            <w:rPr>
              <w:lang w:val="en-US"/>
            </w:rPr>
          </w:rPrChange>
        </w:rPr>
        <w:t>ED 3.1 June 2021</w:t>
      </w:r>
      <w:r w:rsidR="00455060" w:rsidRPr="00EB10E4">
        <w:rPr>
          <w:rPrChange w:id="729" w:author="Ramin Miraftabi" w:date="2026-07-07T15:17:00Z" w16du:dateUtc="2026-07-07T13:17:00Z">
            <w:rPr>
              <w:lang w:val="en-US"/>
            </w:rPr>
          </w:rPrChange>
        </w:rPr>
        <w:t xml:space="preserve"> </w:t>
      </w:r>
      <w:r w:rsidRPr="00EB10E4">
        <w:rPr>
          <w:rPrChange w:id="730" w:author="Ramin Miraftabi" w:date="2026-07-07T15:17:00Z" w16du:dateUtc="2026-07-07T13:17:00Z">
            <w:rPr>
              <w:lang w:val="en-US"/>
            </w:rPr>
          </w:rPrChange>
        </w:rPr>
        <w:t>Unique identifiers for maritime resources (MRN)</w:t>
      </w:r>
    </w:p>
    <w:p w14:paraId="75FA3907" w14:textId="69184EE7" w:rsidR="00F376F9" w:rsidRPr="00EB10E4" w:rsidRDefault="00F376F9" w:rsidP="001C606A">
      <w:pPr>
        <w:pStyle w:val="ListParagraph"/>
        <w:numPr>
          <w:ilvl w:val="0"/>
          <w:numId w:val="26"/>
        </w:numPr>
        <w:suppressAutoHyphens/>
        <w:jc w:val="left"/>
        <w:rPr>
          <w:rPrChange w:id="731" w:author="Ramin Miraftabi" w:date="2026-07-07T15:17:00Z" w16du:dateUtc="2026-07-07T13:17:00Z">
            <w:rPr>
              <w:lang w:val="en-US"/>
            </w:rPr>
          </w:rPrChange>
        </w:rPr>
      </w:pPr>
      <w:commentRangeStart w:id="732"/>
      <w:r w:rsidRPr="00EB10E4">
        <w:rPr>
          <w:rPrChange w:id="733" w:author="Ramin Miraftabi" w:date="2026-07-07T15:17:00Z" w16du:dateUtc="2026-07-07T13:17:00Z">
            <w:rPr>
              <w:lang w:val="en-US"/>
            </w:rPr>
          </w:rPrChange>
        </w:rPr>
        <w:t>IHO Standard S-100</w:t>
      </w:r>
      <w:r w:rsidRPr="00EB10E4">
        <w:rPr>
          <w:rPrChange w:id="734" w:author="Ramin Miraftabi" w:date="2026-07-07T15:17:00Z" w16du:dateUtc="2026-07-07T13:17:00Z">
            <w:rPr>
              <w:lang w:val="en-US"/>
            </w:rPr>
          </w:rPrChange>
        </w:rPr>
        <w:tab/>
        <w:t>ED 5.2.0 May 2024</w:t>
      </w:r>
      <w:r w:rsidRPr="00EB10E4">
        <w:rPr>
          <w:rPrChange w:id="735" w:author="Ramin Miraftabi" w:date="2026-07-07T15:17:00Z" w16du:dateUtc="2026-07-07T13:17:00Z">
            <w:rPr>
              <w:lang w:val="en-US"/>
            </w:rPr>
          </w:rPrChange>
        </w:rPr>
        <w:tab/>
        <w:t>IHO Universal Hydrographic Data Model</w:t>
      </w:r>
    </w:p>
    <w:p w14:paraId="1B6AC5CB" w14:textId="08D1B1D7" w:rsidR="00F376F9" w:rsidRPr="00EB10E4" w:rsidRDefault="00BF5C3A" w:rsidP="001C606A">
      <w:pPr>
        <w:pStyle w:val="ListParagraph"/>
        <w:numPr>
          <w:ilvl w:val="0"/>
          <w:numId w:val="26"/>
        </w:numPr>
        <w:suppressAutoHyphens/>
        <w:jc w:val="left"/>
        <w:rPr>
          <w:rPrChange w:id="736" w:author="Ramin Miraftabi" w:date="2026-07-07T15:17:00Z" w16du:dateUtc="2026-07-07T13:17:00Z">
            <w:rPr>
              <w:lang w:val="en-US"/>
            </w:rPr>
          </w:rPrChange>
        </w:rPr>
      </w:pPr>
      <w:ins w:id="737" w:author="Ramin Miraftabi" w:date="2026-09-22T11:57:00Z" w16du:dateUtc="2026-09-22T09:57:00Z">
        <w:r>
          <w:t xml:space="preserve">IALA </w:t>
        </w:r>
      </w:ins>
      <w:r w:rsidR="00F376F9" w:rsidRPr="00EB10E4">
        <w:rPr>
          <w:rPrChange w:id="738" w:author="Ramin Miraftabi" w:date="2026-07-07T15:17:00Z" w16du:dateUtc="2026-07-07T13:17:00Z">
            <w:rPr>
              <w:lang w:val="en-US"/>
            </w:rPr>
          </w:rPrChange>
        </w:rPr>
        <w:t>S-212</w:t>
      </w:r>
      <w:r w:rsidR="00F376F9" w:rsidRPr="00EB10E4">
        <w:rPr>
          <w:rPrChange w:id="739" w:author="Ramin Miraftabi" w:date="2026-07-07T15:17:00Z" w16du:dateUtc="2026-07-07T13:17:00Z">
            <w:rPr>
              <w:lang w:val="en-US"/>
            </w:rPr>
          </w:rPrChange>
        </w:rPr>
        <w:tab/>
        <w:t>0.7 (draft)</w:t>
      </w:r>
      <w:commentRangeEnd w:id="732"/>
      <w:r w:rsidR="0064153C" w:rsidRPr="00EB10E4">
        <w:rPr>
          <w:rStyle w:val="CommentReference"/>
          <w:sz w:val="22"/>
          <w:rPrChange w:id="740" w:author="Ramin Miraftabi" w:date="2026-07-07T15:17:00Z" w16du:dateUtc="2026-07-07T13:17:00Z">
            <w:rPr>
              <w:rStyle w:val="CommentReference"/>
              <w:sz w:val="22"/>
              <w:lang w:val="en-US"/>
            </w:rPr>
          </w:rPrChange>
        </w:rPr>
        <w:commentReference w:id="732"/>
      </w:r>
      <w:r w:rsidR="00F376F9" w:rsidRPr="00EB10E4">
        <w:rPr>
          <w:rPrChange w:id="741" w:author="Ramin Miraftabi" w:date="2026-07-07T15:17:00Z" w16du:dateUtc="2026-07-07T13:17:00Z">
            <w:rPr>
              <w:lang w:val="en-US"/>
            </w:rPr>
          </w:rPrChange>
        </w:rPr>
        <w:tab/>
      </w:r>
    </w:p>
    <w:p w14:paraId="6A32C726" w14:textId="43C79694" w:rsidR="00F376F9" w:rsidRPr="00EB10E4" w:rsidDel="00422B06" w:rsidRDefault="00F376F9" w:rsidP="001C606A">
      <w:pPr>
        <w:pStyle w:val="ListParagraph"/>
        <w:numPr>
          <w:ilvl w:val="0"/>
          <w:numId w:val="26"/>
        </w:numPr>
        <w:suppressAutoHyphens/>
        <w:jc w:val="left"/>
        <w:rPr>
          <w:del w:id="742" w:author="Ramin Miraftabi" w:date="2026-07-07T15:30:00Z" w16du:dateUtc="2026-07-07T13:30:00Z"/>
          <w:rPrChange w:id="743" w:author="Ramin Miraftabi" w:date="2026-07-07T15:17:00Z" w16du:dateUtc="2026-07-07T13:17:00Z">
            <w:rPr>
              <w:del w:id="744" w:author="Ramin Miraftabi" w:date="2026-07-07T15:30:00Z" w16du:dateUtc="2026-07-07T13:30:00Z"/>
              <w:lang w:val="en-US"/>
            </w:rPr>
          </w:rPrChange>
        </w:rPr>
      </w:pPr>
      <w:del w:id="745" w:author="Ramin Miraftabi" w:date="2026-07-07T15:30:00Z" w16du:dateUtc="2026-07-07T13:30:00Z">
        <w:r w:rsidRPr="00EB10E4" w:rsidDel="00422B06">
          <w:rPr>
            <w:rPrChange w:id="746" w:author="Ramin Miraftabi" w:date="2026-07-07T15:17:00Z" w16du:dateUtc="2026-07-07T13:17:00Z">
              <w:rPr>
                <w:lang w:val="en-US"/>
              </w:rPr>
            </w:rPrChange>
          </w:rPr>
          <w:delText>IEC S-421</w:delText>
        </w:r>
        <w:r w:rsidR="00455060" w:rsidRPr="00EB10E4" w:rsidDel="00422B06">
          <w:rPr>
            <w:rPrChange w:id="747" w:author="Ramin Miraftabi" w:date="2026-07-07T15:17:00Z" w16du:dateUtc="2026-07-07T13:17:00Z">
              <w:rPr>
                <w:lang w:val="en-US"/>
              </w:rPr>
            </w:rPrChange>
          </w:rPr>
          <w:delText xml:space="preserve"> </w:delText>
        </w:r>
        <w:r w:rsidRPr="00EB10E4" w:rsidDel="00422B06">
          <w:rPr>
            <w:rPrChange w:id="748" w:author="Ramin Miraftabi" w:date="2026-07-07T15:17:00Z" w16du:dateUtc="2026-07-07T13:17:00Z">
              <w:rPr>
                <w:lang w:val="en-US"/>
              </w:rPr>
            </w:rPrChange>
          </w:rPr>
          <w:delText>ED 1.0</w:delText>
        </w:r>
        <w:r w:rsidR="00455060" w:rsidRPr="00EB10E4" w:rsidDel="00422B06">
          <w:rPr>
            <w:rPrChange w:id="749" w:author="Ramin Miraftabi" w:date="2026-07-07T15:17:00Z" w16du:dateUtc="2026-07-07T13:17:00Z">
              <w:rPr>
                <w:lang w:val="en-US"/>
              </w:rPr>
            </w:rPrChange>
          </w:rPr>
          <w:delText xml:space="preserve"> </w:delText>
        </w:r>
        <w:r w:rsidRPr="00EB10E4" w:rsidDel="00422B06">
          <w:rPr>
            <w:rPrChange w:id="750" w:author="Ramin Miraftabi" w:date="2026-07-07T15:17:00Z" w16du:dateUtc="2026-07-07T13:17:00Z">
              <w:rPr>
                <w:lang w:val="en-US"/>
              </w:rPr>
            </w:rPrChange>
          </w:rPr>
          <w:delText>Route Plan based on S-100 (IEC 63173)</w:delText>
        </w:r>
      </w:del>
    </w:p>
    <w:p w14:paraId="390EE4CE" w14:textId="085BB563" w:rsidR="00F376F9" w:rsidRPr="00EB10E4" w:rsidRDefault="00F376F9" w:rsidP="001C606A">
      <w:pPr>
        <w:pStyle w:val="ListParagraph"/>
        <w:numPr>
          <w:ilvl w:val="0"/>
          <w:numId w:val="26"/>
        </w:numPr>
        <w:suppressAutoHyphens/>
        <w:jc w:val="left"/>
        <w:rPr>
          <w:rPrChange w:id="751" w:author="Ramin Miraftabi" w:date="2026-07-07T15:17:00Z" w16du:dateUtc="2026-07-07T13:17:00Z">
            <w:rPr>
              <w:lang w:val="es-ES"/>
            </w:rPr>
          </w:rPrChange>
        </w:rPr>
      </w:pPr>
      <w:r w:rsidRPr="00EB10E4">
        <w:rPr>
          <w:rPrChange w:id="752" w:author="Ramin Miraftabi" w:date="2026-07-07T15:17:00Z" w16du:dateUtc="2026-07-07T13:17:00Z">
            <w:rPr>
              <w:lang w:val="es-ES"/>
            </w:rPr>
          </w:rPrChange>
        </w:rPr>
        <w:t>IMO Compendium</w:t>
      </w:r>
      <w:r w:rsidRPr="00EB10E4">
        <w:rPr>
          <w:rPrChange w:id="753" w:author="Ramin Miraftabi" w:date="2026-07-07T15:17:00Z" w16du:dateUtc="2026-07-07T13:17:00Z">
            <w:rPr>
              <w:lang w:val="es-ES"/>
            </w:rPr>
          </w:rPrChange>
        </w:rPr>
        <w:tab/>
        <w:t>FAL.5/Circ.53</w:t>
      </w:r>
      <w:r w:rsidR="00455060" w:rsidRPr="00EB10E4">
        <w:rPr>
          <w:rPrChange w:id="754" w:author="Ramin Miraftabi" w:date="2026-07-07T15:17:00Z" w16du:dateUtc="2026-07-07T13:17:00Z">
            <w:rPr>
              <w:lang w:val="es-ES"/>
            </w:rPr>
          </w:rPrChange>
        </w:rPr>
        <w:t xml:space="preserve"> </w:t>
      </w:r>
      <w:r w:rsidRPr="00EB10E4">
        <w:rPr>
          <w:rPrChange w:id="755" w:author="Ramin Miraftabi" w:date="2026-07-07T15:17:00Z" w16du:dateUtc="2026-07-07T13:17:00Z">
            <w:rPr>
              <w:lang w:val="es-ES"/>
            </w:rPr>
          </w:rPrChange>
        </w:rPr>
        <w:t>https://imocompendium.imo.org/public/IMO-Compendium/Current/index.htm</w:t>
      </w:r>
    </w:p>
    <w:p w14:paraId="0896EDC5" w14:textId="48DD64DF" w:rsidR="00F8464C" w:rsidRPr="00EB10E4" w:rsidDel="008C5D35" w:rsidRDefault="00F376F9" w:rsidP="001C606A">
      <w:pPr>
        <w:pStyle w:val="ListParagraph"/>
        <w:numPr>
          <w:ilvl w:val="0"/>
          <w:numId w:val="26"/>
        </w:numPr>
        <w:suppressAutoHyphens/>
        <w:jc w:val="left"/>
        <w:rPr>
          <w:moveFrom w:id="756" w:author="Ramin Miraftabi" w:date="2026-07-08T09:50:00Z" w16du:dateUtc="2026-07-08T07:50:00Z"/>
          <w:rPrChange w:id="757" w:author="Ramin Miraftabi" w:date="2026-07-07T15:17:00Z" w16du:dateUtc="2026-07-07T13:17:00Z">
            <w:rPr>
              <w:moveFrom w:id="758" w:author="Ramin Miraftabi" w:date="2026-07-08T09:50:00Z" w16du:dateUtc="2026-07-08T07:50:00Z"/>
              <w:lang w:val="en-US"/>
            </w:rPr>
          </w:rPrChange>
        </w:rPr>
      </w:pPr>
      <w:moveFromRangeStart w:id="759" w:author="Ramin Miraftabi" w:date="2026-07-08T09:50:00Z" w:name="move234396637"/>
      <w:moveFrom w:id="760" w:author="Ramin Miraftabi" w:date="2026-07-08T09:50:00Z" w16du:dateUtc="2026-07-08T07:50:00Z">
        <w:r w:rsidRPr="00EB10E4" w:rsidDel="008C5D35">
          <w:rPr>
            <w:rPrChange w:id="761" w:author="Ramin Miraftabi" w:date="2026-07-07T15:17:00Z" w16du:dateUtc="2026-07-07T13:17:00Z">
              <w:rPr>
                <w:lang w:val="en-US"/>
              </w:rPr>
            </w:rPrChange>
          </w:rPr>
          <w:t>IMO Just in Time Arrival Guide</w:t>
        </w:r>
        <w:r w:rsidR="00455060" w:rsidRPr="00EB10E4" w:rsidDel="008C5D35">
          <w:rPr>
            <w:rPrChange w:id="762" w:author="Ramin Miraftabi" w:date="2026-07-07T15:17:00Z" w16du:dateUtc="2026-07-07T13:17:00Z">
              <w:rPr>
                <w:lang w:val="en-US"/>
              </w:rPr>
            </w:rPrChange>
          </w:rPr>
          <w:t xml:space="preserve"> </w:t>
        </w:r>
        <w:r w:rsidRPr="00EB10E4" w:rsidDel="008C5D35">
          <w:rPr>
            <w:rPrChange w:id="763" w:author="Ramin Miraftabi" w:date="2026-07-07T15:17:00Z" w16du:dateUtc="2026-07-07T13:17:00Z">
              <w:rPr>
                <w:lang w:val="en-US"/>
              </w:rPr>
            </w:rPrChange>
          </w:rPr>
          <w:t>Unversioned</w:t>
        </w:r>
        <w:r w:rsidRPr="00EB10E4" w:rsidDel="008C5D35">
          <w:rPr>
            <w:rPrChange w:id="764" w:author="Ramin Miraftabi" w:date="2026-07-07T15:17:00Z" w16du:dateUtc="2026-07-07T13:17:00Z">
              <w:rPr>
                <w:lang w:val="en-US"/>
              </w:rPr>
            </w:rPrChange>
          </w:rPr>
          <w:tab/>
          <w:t>https://wwwcdn.imo.org/localresources/en/OurWork/PartnershipsProjects/Documents/GIA-just-in-time-hires.pdf</w:t>
        </w:r>
      </w:moveFrom>
    </w:p>
    <w:p w14:paraId="5256ABE7" w14:textId="0665C353" w:rsidR="00D96B0C" w:rsidRPr="00EB10E4" w:rsidRDefault="00D96B0C" w:rsidP="00D96B0C">
      <w:pPr>
        <w:pStyle w:val="Heading3"/>
        <w:rPr>
          <w:rPrChange w:id="765" w:author="Ramin Miraftabi" w:date="2026-07-07T15:17:00Z" w16du:dateUtc="2026-07-07T13:17:00Z">
            <w:rPr>
              <w:lang w:val="en-US"/>
            </w:rPr>
          </w:rPrChange>
        </w:rPr>
      </w:pPr>
      <w:bookmarkStart w:id="766" w:name="_Toc196547471"/>
      <w:moveFromRangeEnd w:id="759"/>
      <w:r w:rsidRPr="00EB10E4">
        <w:rPr>
          <w:rPrChange w:id="767" w:author="Ramin Miraftabi" w:date="2026-07-07T15:17:00Z" w16du:dateUtc="2026-07-07T13:17:00Z">
            <w:rPr>
              <w:lang w:val="en-US"/>
            </w:rPr>
          </w:rPrChange>
        </w:rPr>
        <w:lastRenderedPageBreak/>
        <w:t>Operational nodes</w:t>
      </w:r>
      <w:bookmarkEnd w:id="766"/>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F3715C" w:rsidRPr="00EB10E4" w14:paraId="07FB6C1F" w14:textId="77777777" w:rsidTr="008B1B67">
        <w:tc>
          <w:tcPr>
            <w:tcW w:w="2405" w:type="dxa"/>
            <w:vAlign w:val="center"/>
          </w:tcPr>
          <w:p w14:paraId="1306EFD7" w14:textId="495006D6" w:rsidR="00F3715C" w:rsidRPr="00EB10E4" w:rsidRDefault="00F3715C" w:rsidP="008B1B67">
            <w:pPr>
              <w:pStyle w:val="Bullet1"/>
              <w:numPr>
                <w:ilvl w:val="0"/>
                <w:numId w:val="0"/>
              </w:numPr>
              <w:spacing w:line="240" w:lineRule="auto"/>
              <w:contextualSpacing w:val="0"/>
              <w:rPr>
                <w:b/>
                <w:bCs/>
                <w:color w:val="00558C"/>
              </w:rPr>
            </w:pPr>
            <w:r w:rsidRPr="00EB10E4">
              <w:rPr>
                <w:b/>
                <w:bCs/>
                <w:color w:val="00558C"/>
              </w:rPr>
              <w:t>Operational node</w:t>
            </w:r>
          </w:p>
        </w:tc>
        <w:tc>
          <w:tcPr>
            <w:tcW w:w="7336" w:type="dxa"/>
            <w:vAlign w:val="center"/>
          </w:tcPr>
          <w:p w14:paraId="0C2BD0F1" w14:textId="29DDDBC7" w:rsidR="00F3715C" w:rsidRPr="00EB10E4" w:rsidRDefault="00B1178A" w:rsidP="008B1B67">
            <w:pPr>
              <w:pStyle w:val="Bullet1"/>
              <w:numPr>
                <w:ilvl w:val="0"/>
                <w:numId w:val="0"/>
              </w:numPr>
              <w:spacing w:line="240" w:lineRule="auto"/>
              <w:contextualSpacing w:val="0"/>
            </w:pPr>
            <w:r w:rsidRPr="00EB10E4">
              <w:rPr>
                <w:b/>
                <w:bCs/>
                <w:color w:val="00558C"/>
              </w:rPr>
              <w:t>Remarks</w:t>
            </w:r>
          </w:p>
        </w:tc>
      </w:tr>
      <w:tr w:rsidR="00F3715C" w:rsidRPr="00EB10E4" w14:paraId="16C6F6C0" w14:textId="77777777" w:rsidTr="008B1B67">
        <w:tc>
          <w:tcPr>
            <w:tcW w:w="2405" w:type="dxa"/>
            <w:vAlign w:val="center"/>
          </w:tcPr>
          <w:p w14:paraId="536F8813" w14:textId="39895FF4" w:rsidR="00F3715C" w:rsidRPr="00EB10E4" w:rsidRDefault="005B5C62" w:rsidP="005B5C62">
            <w:pPr>
              <w:pStyle w:val="Tabletext"/>
            </w:pPr>
            <w:r w:rsidRPr="00EB10E4">
              <w:t>Vessel</w:t>
            </w:r>
          </w:p>
        </w:tc>
        <w:tc>
          <w:tcPr>
            <w:tcW w:w="7336" w:type="dxa"/>
            <w:vAlign w:val="center"/>
          </w:tcPr>
          <w:p w14:paraId="78C41E2F" w14:textId="701DA291" w:rsidR="00F3715C" w:rsidRPr="00EB10E4" w:rsidRDefault="005A7FC5" w:rsidP="005B5C62">
            <w:pPr>
              <w:pStyle w:val="Tabletext"/>
            </w:pPr>
            <w:r w:rsidRPr="00EB10E4">
              <w:rPr>
                <w:i/>
                <w:iCs/>
              </w:rPr>
              <w:t>Participating ship</w:t>
            </w:r>
            <w:r w:rsidRPr="00EB10E4">
              <w:t xml:space="preserve"> that is required to participate with vessel traffic services and is sailing </w:t>
            </w:r>
            <w:ins w:id="768" w:author="Ramin Miraftabi" w:date="2026-03-05T10:20:00Z" w16du:dateUtc="2026-03-05T09:20:00Z">
              <w:r w:rsidR="00AD067A" w:rsidRPr="00EB10E4">
                <w:t xml:space="preserve">or expected to sail </w:t>
              </w:r>
            </w:ins>
            <w:r w:rsidRPr="00EB10E4">
              <w:t>in a VTS area where there is coverage of technical service.</w:t>
            </w:r>
          </w:p>
        </w:tc>
      </w:tr>
      <w:tr w:rsidR="00F3715C" w:rsidRPr="00EB10E4" w:rsidDel="00AD067A" w14:paraId="56D748CA" w14:textId="0E184A38" w:rsidTr="008B1B67">
        <w:trPr>
          <w:del w:id="769" w:author="Ramin Miraftabi" w:date="2026-03-05T10:21:00Z"/>
        </w:trPr>
        <w:tc>
          <w:tcPr>
            <w:tcW w:w="2405" w:type="dxa"/>
            <w:vAlign w:val="center"/>
          </w:tcPr>
          <w:p w14:paraId="69F4D906" w14:textId="1BC4FA7F" w:rsidR="00F3715C" w:rsidRPr="00EB10E4" w:rsidDel="00AD067A" w:rsidRDefault="005B5C62" w:rsidP="005B5C62">
            <w:pPr>
              <w:pStyle w:val="Tabletext"/>
              <w:rPr>
                <w:del w:id="770" w:author="Ramin Miraftabi" w:date="2026-03-05T10:21:00Z" w16du:dateUtc="2026-03-05T09:21:00Z"/>
              </w:rPr>
            </w:pPr>
            <w:del w:id="771" w:author="Ramin Miraftabi" w:date="2026-03-05T10:21:00Z" w16du:dateUtc="2026-03-05T09:21:00Z">
              <w:r w:rsidRPr="00EB10E4" w:rsidDel="00AD067A">
                <w:delText>VTS centre</w:delText>
              </w:r>
            </w:del>
          </w:p>
        </w:tc>
        <w:tc>
          <w:tcPr>
            <w:tcW w:w="7336" w:type="dxa"/>
            <w:vAlign w:val="center"/>
          </w:tcPr>
          <w:p w14:paraId="71369AA3" w14:textId="6F25897C" w:rsidR="00AD067A" w:rsidRPr="00EB10E4" w:rsidDel="00AD067A" w:rsidRDefault="00E332F3" w:rsidP="005B5C62">
            <w:pPr>
              <w:pStyle w:val="Tabletext"/>
              <w:rPr>
                <w:del w:id="772" w:author="Ramin Miraftabi" w:date="2026-03-05T10:21:00Z" w16du:dateUtc="2026-03-05T09:21:00Z"/>
              </w:rPr>
            </w:pPr>
            <w:del w:id="773" w:author="Ramin Miraftabi" w:date="2026-03-05T10:21:00Z" w16du:dateUtc="2026-03-05T09:21:00Z">
              <w:r w:rsidRPr="00EB10E4" w:rsidDel="00AD067A">
                <w:delText>VTS centre responsible for a one or several VTS Areas for which the VTS provider is authorized to deliver vessel traffic services. A VTS centre is responsible for VTS traffic clearance service within its coverage area.</w:delText>
              </w:r>
            </w:del>
          </w:p>
        </w:tc>
      </w:tr>
      <w:tr w:rsidR="00AD067A" w:rsidRPr="00EB10E4" w14:paraId="4EAB6708" w14:textId="77777777" w:rsidTr="000F3F55">
        <w:trPr>
          <w:ins w:id="774" w:author="Ramin Miraftabi" w:date="2026-03-05T10:20:00Z"/>
        </w:trPr>
        <w:tc>
          <w:tcPr>
            <w:tcW w:w="2405" w:type="dxa"/>
          </w:tcPr>
          <w:p w14:paraId="3E9D4CC7" w14:textId="209C7247" w:rsidR="00AD067A" w:rsidRPr="00EB10E4" w:rsidRDefault="00AD067A" w:rsidP="00AD067A">
            <w:pPr>
              <w:pStyle w:val="Tabletext"/>
              <w:rPr>
                <w:ins w:id="775" w:author="Ramin Miraftabi" w:date="2026-03-05T10:20:00Z" w16du:dateUtc="2026-03-05T09:20:00Z"/>
              </w:rPr>
            </w:pPr>
            <w:ins w:id="776" w:author="Ramin Miraftabi" w:date="2026-03-05T10:20:00Z" w16du:dateUtc="2026-03-05T09:20:00Z">
              <w:r w:rsidRPr="00EB10E4">
                <w:t>Mariner</w:t>
              </w:r>
            </w:ins>
          </w:p>
        </w:tc>
        <w:tc>
          <w:tcPr>
            <w:tcW w:w="7336" w:type="dxa"/>
          </w:tcPr>
          <w:p w14:paraId="33974E81" w14:textId="2CD8D580" w:rsidR="00AD067A" w:rsidRPr="00EB10E4" w:rsidRDefault="00AD067A" w:rsidP="00AD067A">
            <w:pPr>
              <w:pStyle w:val="Tabletext"/>
              <w:rPr>
                <w:ins w:id="777" w:author="Ramin Miraftabi" w:date="2026-03-05T10:20:00Z" w16du:dateUtc="2026-03-05T09:20:00Z"/>
                <w:i/>
                <w:iCs/>
              </w:rPr>
            </w:pPr>
            <w:ins w:id="778" w:author="Ramin Miraftabi" w:date="2026-03-05T10:20:00Z" w16du:dateUtc="2026-03-05T09:20:00Z">
              <w:r w:rsidRPr="00EB10E4">
                <w:t>In this document mariner means a person who is part of the bridge team that is responsible for the navigation of the vessel.</w:t>
              </w:r>
            </w:ins>
          </w:p>
        </w:tc>
      </w:tr>
      <w:tr w:rsidR="00AD067A" w:rsidRPr="00EB10E4" w14:paraId="4DB61E9F" w14:textId="77777777" w:rsidTr="000F3F55">
        <w:trPr>
          <w:ins w:id="779" w:author="Ramin Miraftabi" w:date="2026-03-05T10:20:00Z"/>
        </w:trPr>
        <w:tc>
          <w:tcPr>
            <w:tcW w:w="2405" w:type="dxa"/>
          </w:tcPr>
          <w:p w14:paraId="0FC280B3" w14:textId="5EC1A1B0" w:rsidR="00AD067A" w:rsidRPr="00EB10E4" w:rsidRDefault="00AD067A" w:rsidP="00AD067A">
            <w:pPr>
              <w:pStyle w:val="Tabletext"/>
              <w:rPr>
                <w:ins w:id="780" w:author="Ramin Miraftabi" w:date="2026-03-05T10:20:00Z" w16du:dateUtc="2026-03-05T09:20:00Z"/>
              </w:rPr>
            </w:pPr>
            <w:ins w:id="781" w:author="Ramin Miraftabi" w:date="2026-03-05T10:20:00Z" w16du:dateUtc="2026-03-05T09:20:00Z">
              <w:r w:rsidRPr="00EB10E4">
                <w:t>VTS</w:t>
              </w:r>
            </w:ins>
          </w:p>
        </w:tc>
        <w:tc>
          <w:tcPr>
            <w:tcW w:w="7336" w:type="dxa"/>
          </w:tcPr>
          <w:p w14:paraId="33D000A9" w14:textId="4564B44E" w:rsidR="00AD067A" w:rsidRPr="00EB10E4" w:rsidRDefault="00AD067A" w:rsidP="00AD067A">
            <w:pPr>
              <w:pStyle w:val="Tabletext"/>
              <w:rPr>
                <w:ins w:id="782" w:author="Ramin Miraftabi" w:date="2026-03-05T10:20:00Z" w16du:dateUtc="2026-03-05T09:20:00Z"/>
              </w:rPr>
            </w:pPr>
            <w:ins w:id="783" w:author="Ramin Miraftabi" w:date="2026-03-05T10:20:00Z" w16du:dateUtc="2026-03-05T09:20:00Z">
              <w:r w:rsidRPr="00EB10E4">
                <w:rPr>
                  <w:i/>
                  <w:iCs/>
                </w:rPr>
                <w:t xml:space="preserve">Vessel traffic services (VTS) </w:t>
              </w:r>
              <w:r w:rsidRPr="00EB10E4">
                <w:t>means services implemented by a Government with the capability to interact with vessel traffic and respond to developing situations within a VTS area to improve safety and efficiency of navigation, contribute to the safety of life at sea and support the protection of the environment.</w:t>
              </w:r>
            </w:ins>
          </w:p>
        </w:tc>
      </w:tr>
      <w:tr w:rsidR="00AD067A" w:rsidRPr="00EB10E4" w14:paraId="7EE6AF52" w14:textId="77777777" w:rsidTr="000F3F55">
        <w:trPr>
          <w:ins w:id="784" w:author="Ramin Miraftabi" w:date="2026-03-05T10:20:00Z"/>
        </w:trPr>
        <w:tc>
          <w:tcPr>
            <w:tcW w:w="2405" w:type="dxa"/>
          </w:tcPr>
          <w:p w14:paraId="6D1EEECB" w14:textId="72E0CC94" w:rsidR="00AD067A" w:rsidRPr="00EB10E4" w:rsidRDefault="00AD067A" w:rsidP="00AD067A">
            <w:pPr>
              <w:pStyle w:val="Tabletext"/>
              <w:rPr>
                <w:ins w:id="785" w:author="Ramin Miraftabi" w:date="2026-03-05T10:20:00Z" w16du:dateUtc="2026-03-05T09:20:00Z"/>
              </w:rPr>
            </w:pPr>
            <w:ins w:id="786" w:author="Ramin Miraftabi" w:date="2026-03-05T10:20:00Z" w16du:dateUtc="2026-03-05T09:20:00Z">
              <w:r w:rsidRPr="00EB10E4">
                <w:t>VTS centre</w:t>
              </w:r>
            </w:ins>
          </w:p>
        </w:tc>
        <w:tc>
          <w:tcPr>
            <w:tcW w:w="7336" w:type="dxa"/>
          </w:tcPr>
          <w:p w14:paraId="56BBD4FC" w14:textId="35154A45" w:rsidR="00AD067A" w:rsidRPr="00EB10E4" w:rsidRDefault="00AD067A" w:rsidP="00AD067A">
            <w:pPr>
              <w:pStyle w:val="Tabletext"/>
              <w:rPr>
                <w:ins w:id="787" w:author="Ramin Miraftabi" w:date="2026-03-05T10:20:00Z" w16du:dateUtc="2026-03-05T09:20:00Z"/>
                <w:i/>
                <w:iCs/>
              </w:rPr>
            </w:pPr>
            <w:ins w:id="788" w:author="Ramin Miraftabi" w:date="2026-03-05T10:20:00Z" w16du:dateUtc="2026-03-05T09:20:00Z">
              <w:r w:rsidRPr="00EB10E4">
                <w:rPr>
                  <w:i/>
                  <w:iCs/>
                </w:rPr>
                <w:t>VTS centre</w:t>
              </w:r>
              <w:r w:rsidRPr="00EB10E4">
                <w:t xml:space="preserve"> responsible for a one or several </w:t>
              </w:r>
              <w:r w:rsidRPr="00EB10E4">
                <w:rPr>
                  <w:i/>
                  <w:iCs/>
                </w:rPr>
                <w:t>VTS Areas</w:t>
              </w:r>
              <w:r w:rsidRPr="00EB10E4">
                <w:t xml:space="preserve"> for which the </w:t>
              </w:r>
              <w:r w:rsidRPr="00EB10E4">
                <w:rPr>
                  <w:i/>
                  <w:iCs/>
                </w:rPr>
                <w:t>VTS provider</w:t>
              </w:r>
              <w:r w:rsidRPr="00EB10E4">
                <w:t xml:space="preserve"> is authorized to deliver vessel traffic services. A VTS centre is responsible for VTS route exchange service within its coverage area.</w:t>
              </w:r>
            </w:ins>
          </w:p>
        </w:tc>
      </w:tr>
      <w:tr w:rsidR="00AD067A" w:rsidRPr="00EB10E4" w14:paraId="0B305278" w14:textId="77777777" w:rsidTr="000F3F55">
        <w:trPr>
          <w:ins w:id="789" w:author="Ramin Miraftabi" w:date="2026-03-05T10:20:00Z"/>
        </w:trPr>
        <w:tc>
          <w:tcPr>
            <w:tcW w:w="2405" w:type="dxa"/>
          </w:tcPr>
          <w:p w14:paraId="14411826" w14:textId="2E3846E0" w:rsidR="00AD067A" w:rsidRPr="00EB10E4" w:rsidRDefault="00945C3D" w:rsidP="00AD067A">
            <w:pPr>
              <w:pStyle w:val="Tabletext"/>
              <w:rPr>
                <w:ins w:id="790" w:author="Ramin Miraftabi" w:date="2026-03-05T10:20:00Z" w16du:dateUtc="2026-03-05T09:20:00Z"/>
              </w:rPr>
            </w:pPr>
            <w:ins w:id="791" w:author="Ramin Miraftabi" w:date="2026-09-22T12:00:00Z" w16du:dateUtc="2026-09-22T10:00:00Z">
              <w:r>
                <w:t>VTS personnel</w:t>
              </w:r>
            </w:ins>
          </w:p>
        </w:tc>
        <w:tc>
          <w:tcPr>
            <w:tcW w:w="7336" w:type="dxa"/>
          </w:tcPr>
          <w:p w14:paraId="204827EC" w14:textId="25228ACD" w:rsidR="00AD067A" w:rsidRPr="00EB10E4" w:rsidRDefault="00AD067A" w:rsidP="00AD067A">
            <w:pPr>
              <w:pStyle w:val="Tabletext"/>
              <w:rPr>
                <w:ins w:id="792" w:author="Ramin Miraftabi" w:date="2026-03-05T10:20:00Z" w16du:dateUtc="2026-03-05T09:20:00Z"/>
                <w:i/>
                <w:iCs/>
              </w:rPr>
            </w:pPr>
            <w:ins w:id="793" w:author="Ramin Miraftabi" w:date="2026-03-05T10:20:00Z" w16du:dateUtc="2026-03-05T09:20:00Z">
              <w:r w:rsidRPr="00EB10E4">
                <w:rPr>
                  <w:i/>
                  <w:iCs/>
                </w:rPr>
                <w:t xml:space="preserve">The personnel of the VTS centre, </w:t>
              </w:r>
              <w:r w:rsidRPr="00EB10E4">
                <w:t>means persons performing tasks associated with vessel traffic services, trained in vessel traffic services operations and appropriately qualified.</w:t>
              </w:r>
            </w:ins>
          </w:p>
        </w:tc>
      </w:tr>
      <w:tr w:rsidR="00AD067A" w:rsidRPr="00EB10E4" w14:paraId="7DA965FE" w14:textId="77777777" w:rsidTr="000F3F55">
        <w:trPr>
          <w:ins w:id="794" w:author="Ramin Miraftabi" w:date="2026-03-05T10:20:00Z"/>
        </w:trPr>
        <w:tc>
          <w:tcPr>
            <w:tcW w:w="2405" w:type="dxa"/>
          </w:tcPr>
          <w:p w14:paraId="4692FA36" w14:textId="66BACC57" w:rsidR="00AD067A" w:rsidRPr="00EB10E4" w:rsidRDefault="00AD067A" w:rsidP="00AD067A">
            <w:pPr>
              <w:pStyle w:val="Tabletext"/>
              <w:rPr>
                <w:ins w:id="795" w:author="Ramin Miraftabi" w:date="2026-03-05T10:20:00Z" w16du:dateUtc="2026-03-05T09:20:00Z"/>
              </w:rPr>
            </w:pPr>
            <w:ins w:id="796" w:author="Ramin Miraftabi" w:date="2026-03-05T10:20:00Z" w16du:dateUtc="2026-03-05T09:20:00Z">
              <w:r w:rsidRPr="00EB10E4">
                <w:t>VTS system</w:t>
              </w:r>
            </w:ins>
          </w:p>
        </w:tc>
        <w:tc>
          <w:tcPr>
            <w:tcW w:w="7336" w:type="dxa"/>
          </w:tcPr>
          <w:p w14:paraId="0F95B765" w14:textId="273E043E" w:rsidR="00AD067A" w:rsidRPr="00EB10E4" w:rsidRDefault="00AD067A" w:rsidP="00AD067A">
            <w:pPr>
              <w:pStyle w:val="Tabletext"/>
              <w:rPr>
                <w:ins w:id="797" w:author="Ramin Miraftabi" w:date="2026-03-05T10:20:00Z" w16du:dateUtc="2026-03-05T09:20:00Z"/>
                <w:i/>
                <w:iCs/>
              </w:rPr>
            </w:pPr>
            <w:ins w:id="798" w:author="Ramin Miraftabi" w:date="2026-03-05T10:20:00Z" w16du:dateUtc="2026-03-05T09:20:00Z">
              <w:r w:rsidRPr="00EB10E4">
                <w:rPr>
                  <w:i/>
                  <w:iCs/>
                  <w:rPrChange w:id="799" w:author="Ramin Miraftabi" w:date="2026-07-07T15:17:00Z" w16du:dateUtc="2026-07-07T13:17:00Z">
                    <w:rPr>
                      <w:i/>
                      <w:iCs/>
                      <w:lang w:val="en-US"/>
                    </w:rPr>
                  </w:rPrChange>
                </w:rPr>
                <w:t xml:space="preserve">The VTS system is the VTS software, hardware, communications and sensors. </w:t>
              </w:r>
              <w:r w:rsidRPr="00EB10E4">
                <w:rPr>
                  <w:rPrChange w:id="800" w:author="Ramin Miraftabi" w:date="2026-07-07T15:17:00Z" w16du:dateUtc="2026-07-07T13:17:00Z">
                    <w:rPr>
                      <w:lang w:val="en-US"/>
                    </w:rPr>
                  </w:rPrChange>
                </w:rPr>
                <w:t>This excludes personnel and procedures.</w:t>
              </w:r>
            </w:ins>
          </w:p>
        </w:tc>
      </w:tr>
      <w:tr w:rsidR="00AD067A" w:rsidRPr="00EB10E4" w14:paraId="6465E38E" w14:textId="77777777" w:rsidTr="000F3F55">
        <w:trPr>
          <w:ins w:id="801" w:author="Ramin Miraftabi" w:date="2026-03-05T10:20:00Z"/>
        </w:trPr>
        <w:tc>
          <w:tcPr>
            <w:tcW w:w="2405" w:type="dxa"/>
          </w:tcPr>
          <w:p w14:paraId="3FFE55CE" w14:textId="33D7A444" w:rsidR="00AD067A" w:rsidRPr="00EB10E4" w:rsidRDefault="00AD067A" w:rsidP="00AD067A">
            <w:pPr>
              <w:pStyle w:val="Tabletext"/>
              <w:rPr>
                <w:ins w:id="802" w:author="Ramin Miraftabi" w:date="2026-03-05T10:20:00Z" w16du:dateUtc="2026-03-05T09:20:00Z"/>
              </w:rPr>
            </w:pPr>
            <w:ins w:id="803" w:author="Ramin Miraftabi" w:date="2026-03-05T10:20:00Z" w16du:dateUtc="2026-03-05T09:20:00Z">
              <w:r w:rsidRPr="00EB10E4">
                <w:t>Service</w:t>
              </w:r>
            </w:ins>
          </w:p>
        </w:tc>
        <w:tc>
          <w:tcPr>
            <w:tcW w:w="7336" w:type="dxa"/>
          </w:tcPr>
          <w:p w14:paraId="1B2E9063" w14:textId="3E7D31C5" w:rsidR="00AD067A" w:rsidRPr="00EB10E4" w:rsidRDefault="00AD067A" w:rsidP="00AD067A">
            <w:pPr>
              <w:pStyle w:val="Tabletext"/>
              <w:rPr>
                <w:ins w:id="804" w:author="Ramin Miraftabi" w:date="2026-03-05T10:20:00Z" w16du:dateUtc="2026-03-05T09:20:00Z"/>
                <w:i/>
                <w:iCs/>
                <w:rPrChange w:id="805" w:author="Ramin Miraftabi" w:date="2026-07-07T15:17:00Z" w16du:dateUtc="2026-07-07T13:17:00Z">
                  <w:rPr>
                    <w:ins w:id="806" w:author="Ramin Miraftabi" w:date="2026-03-05T10:20:00Z" w16du:dateUtc="2026-03-05T09:20:00Z"/>
                    <w:i/>
                    <w:iCs/>
                    <w:lang w:val="en-US"/>
                  </w:rPr>
                </w:rPrChange>
              </w:rPr>
            </w:pPr>
            <w:ins w:id="807" w:author="Ramin Miraftabi" w:date="2026-03-05T10:20:00Z" w16du:dateUtc="2026-03-05T09:20:00Z">
              <w:r w:rsidRPr="00EB10E4">
                <w:rPr>
                  <w:i/>
                  <w:iCs/>
                </w:rPr>
                <w:t xml:space="preserve">Implementation of the VTS </w:t>
              </w:r>
            </w:ins>
            <w:ins w:id="808" w:author="Ramin Miraftabi" w:date="2026-03-05T10:21:00Z" w16du:dateUtc="2026-03-05T09:21:00Z">
              <w:r w:rsidRPr="00EB10E4">
                <w:rPr>
                  <w:i/>
                  <w:iCs/>
                </w:rPr>
                <w:t>Traffic Clearance</w:t>
              </w:r>
            </w:ins>
            <w:ins w:id="809" w:author="Ramin Miraftabi" w:date="2026-03-05T10:20:00Z" w16du:dateUtc="2026-03-05T09:20:00Z">
              <w:r w:rsidRPr="00EB10E4">
                <w:rPr>
                  <w:i/>
                  <w:iCs/>
                </w:rPr>
                <w:t xml:space="preserve"> Service. </w:t>
              </w:r>
              <w:r w:rsidRPr="00EB10E4">
                <w:t>This is used to differentiate the service from a server as there may be multiple servers capable of accepting incoming requests / data.</w:t>
              </w:r>
            </w:ins>
          </w:p>
        </w:tc>
      </w:tr>
      <w:tr w:rsidR="00AD067A" w:rsidRPr="00EB10E4" w14:paraId="6E75637F" w14:textId="77777777" w:rsidTr="000F3F55">
        <w:trPr>
          <w:ins w:id="810" w:author="Ramin Miraftabi" w:date="2026-03-05T10:20:00Z"/>
        </w:trPr>
        <w:tc>
          <w:tcPr>
            <w:tcW w:w="2405" w:type="dxa"/>
          </w:tcPr>
          <w:p w14:paraId="451366DC" w14:textId="2876E291" w:rsidR="00AD067A" w:rsidRPr="00EB10E4" w:rsidRDefault="00AD067A" w:rsidP="00AD067A">
            <w:pPr>
              <w:pStyle w:val="Tabletext"/>
              <w:rPr>
                <w:ins w:id="811" w:author="Ramin Miraftabi" w:date="2026-03-05T10:20:00Z" w16du:dateUtc="2026-03-05T09:20:00Z"/>
              </w:rPr>
            </w:pPr>
            <w:ins w:id="812" w:author="Ramin Miraftabi" w:date="2026-03-05T10:20:00Z" w16du:dateUtc="2026-03-05T09:20:00Z">
              <w:r w:rsidRPr="00EB10E4">
                <w:t>Consumer</w:t>
              </w:r>
            </w:ins>
          </w:p>
        </w:tc>
        <w:tc>
          <w:tcPr>
            <w:tcW w:w="7336" w:type="dxa"/>
          </w:tcPr>
          <w:p w14:paraId="145DD307" w14:textId="73DEB003" w:rsidR="00AD067A" w:rsidRPr="00EB10E4" w:rsidRDefault="00AD067A" w:rsidP="00AD067A">
            <w:pPr>
              <w:pStyle w:val="Tabletext"/>
              <w:rPr>
                <w:ins w:id="813" w:author="Ramin Miraftabi" w:date="2026-03-05T10:20:00Z" w16du:dateUtc="2026-03-05T09:20:00Z"/>
                <w:i/>
                <w:iCs/>
              </w:rPr>
            </w:pPr>
            <w:ins w:id="814" w:author="Ramin Miraftabi" w:date="2026-03-05T10:20:00Z" w16du:dateUtc="2026-03-05T09:20:00Z">
              <w:r w:rsidRPr="00EB10E4">
                <w:rPr>
                  <w:i/>
                  <w:iCs/>
                </w:rPr>
                <w:t xml:space="preserve">The vessel system interacting with the service. </w:t>
              </w:r>
              <w:r w:rsidRPr="00EB10E4">
                <w:t>There may be a proxy server between the consumer and the service to facilitate data exchange, but the consumer can always be understood as the on-board system(s) used to interact with the service.</w:t>
              </w:r>
            </w:ins>
          </w:p>
        </w:tc>
      </w:tr>
    </w:tbl>
    <w:p w14:paraId="307F67CD" w14:textId="023770AC" w:rsidR="00D96B0C" w:rsidRPr="00EB10E4" w:rsidRDefault="00B1178A" w:rsidP="00B1178A">
      <w:pPr>
        <w:pStyle w:val="Heading1"/>
        <w:rPr>
          <w:lang w:val="en-GB"/>
          <w:rPrChange w:id="815" w:author="Ramin Miraftabi" w:date="2026-07-07T15:17:00Z" w16du:dateUtc="2026-07-07T13:17:00Z">
            <w:rPr/>
          </w:rPrChange>
        </w:rPr>
      </w:pPr>
      <w:bookmarkStart w:id="816" w:name="_Toc196547472"/>
      <w:r w:rsidRPr="00EB10E4">
        <w:rPr>
          <w:lang w:val="en-GB"/>
          <w:rPrChange w:id="817" w:author="Ramin Miraftabi" w:date="2026-07-07T15:17:00Z" w16du:dateUtc="2026-07-07T13:17:00Z">
            <w:rPr/>
          </w:rPrChange>
        </w:rPr>
        <w:lastRenderedPageBreak/>
        <w:t>Service Overview</w:t>
      </w:r>
      <w:bookmarkEnd w:id="816"/>
    </w:p>
    <w:p w14:paraId="3EB475D8" w14:textId="77777777" w:rsidR="0006030E" w:rsidRPr="00EB10E4" w:rsidRDefault="0006030E" w:rsidP="0006030E">
      <w:pPr>
        <w:pStyle w:val="Heading1separationline"/>
        <w:rPr>
          <w:rPrChange w:id="818" w:author="Ramin Miraftabi" w:date="2026-07-07T15:17:00Z" w16du:dateUtc="2026-07-07T13:17:00Z">
            <w:rPr>
              <w:lang w:val="en-US"/>
            </w:rPr>
          </w:rPrChange>
        </w:rPr>
      </w:pPr>
    </w:p>
    <w:p w14:paraId="2BFA62C3" w14:textId="22F83930" w:rsidR="00B1178A" w:rsidRPr="00EB10E4" w:rsidRDefault="00B1178A" w:rsidP="00B1178A">
      <w:pPr>
        <w:pStyle w:val="Heading2"/>
        <w:rPr>
          <w:rPrChange w:id="819" w:author="Ramin Miraftabi" w:date="2026-07-07T15:17:00Z" w16du:dateUtc="2026-07-07T13:17:00Z">
            <w:rPr>
              <w:lang w:val="en-US"/>
            </w:rPr>
          </w:rPrChange>
        </w:rPr>
      </w:pPr>
      <w:bookmarkStart w:id="820" w:name="_Toc196547473"/>
      <w:r w:rsidRPr="00EB10E4">
        <w:rPr>
          <w:rPrChange w:id="821" w:author="Ramin Miraftabi" w:date="2026-07-07T15:17:00Z" w16du:dateUtc="2026-07-07T13:17:00Z">
            <w:rPr>
              <w:lang w:val="en-US"/>
            </w:rPr>
          </w:rPrChange>
        </w:rPr>
        <w:t xml:space="preserve">Logical </w:t>
      </w:r>
      <w:r w:rsidR="00355FE8" w:rsidRPr="00EB10E4">
        <w:rPr>
          <w:rPrChange w:id="822" w:author="Ramin Miraftabi" w:date="2026-07-07T15:17:00Z" w16du:dateUtc="2026-07-07T13:17:00Z">
            <w:rPr>
              <w:lang w:val="en-US"/>
            </w:rPr>
          </w:rPrChange>
        </w:rPr>
        <w:t>operations</w:t>
      </w:r>
      <w:bookmarkEnd w:id="820"/>
    </w:p>
    <w:p w14:paraId="590F6623" w14:textId="77777777" w:rsidR="0006030E" w:rsidRPr="00EB10E4" w:rsidRDefault="0006030E" w:rsidP="0006030E">
      <w:pPr>
        <w:pStyle w:val="Heading2separationline"/>
        <w:rPr>
          <w:rPrChange w:id="823" w:author="Ramin Miraftabi" w:date="2026-07-07T15:17:00Z" w16du:dateUtc="2026-07-07T13:17:00Z">
            <w:rPr>
              <w:lang w:val="en-US"/>
            </w:rPr>
          </w:rPrChange>
        </w:rPr>
      </w:pPr>
    </w:p>
    <w:p w14:paraId="0D269AB4" w14:textId="676C53A3" w:rsidR="00355FE8" w:rsidRPr="00EB10E4" w:rsidRDefault="00355FE8" w:rsidP="00355FE8">
      <w:pPr>
        <w:spacing w:after="240"/>
        <w:rPr>
          <w:rPrChange w:id="824" w:author="Ramin Miraftabi" w:date="2026-07-07T15:17:00Z" w16du:dateUtc="2026-07-07T13:17:00Z">
            <w:rPr>
              <w:lang w:val="en-US"/>
            </w:rPr>
          </w:rPrChange>
        </w:rPr>
      </w:pPr>
      <w:r w:rsidRPr="00EB10E4">
        <w:rPr>
          <w:rPrChange w:id="825" w:author="Ramin Miraftabi" w:date="2026-07-07T15:17:00Z" w16du:dateUtc="2026-07-07T13:17:00Z">
            <w:rPr>
              <w:lang w:val="en-US"/>
            </w:rPr>
          </w:rPrChange>
        </w:rPr>
        <w:t>The following logical operations must be provided in the designs that follow this specification:</w:t>
      </w:r>
    </w:p>
    <w:tbl>
      <w:tblPr>
        <w:tblStyle w:val="TableGrid"/>
        <w:tblW w:w="0" w:type="auto"/>
        <w:tblLook w:val="04A0" w:firstRow="1" w:lastRow="0" w:firstColumn="1" w:lastColumn="0" w:noHBand="0" w:noVBand="1"/>
        <w:tblPrChange w:id="826" w:author="Ramin Miraftabi" w:date="2026-09-22T11:46:00Z" w16du:dateUtc="2026-09-22T09:46:00Z">
          <w:tblPr>
            <w:tblStyle w:val="TableGrid"/>
            <w:tblW w:w="0" w:type="auto"/>
            <w:tblLook w:val="04A0" w:firstRow="1" w:lastRow="0" w:firstColumn="1" w:lastColumn="0" w:noHBand="0" w:noVBand="1"/>
          </w:tblPr>
        </w:tblPrChange>
      </w:tblPr>
      <w:tblGrid>
        <w:gridCol w:w="2049"/>
        <w:gridCol w:w="4288"/>
        <w:gridCol w:w="1434"/>
        <w:gridCol w:w="1944"/>
        <w:gridCol w:w="21"/>
        <w:tblGridChange w:id="827">
          <w:tblGrid>
            <w:gridCol w:w="2049"/>
            <w:gridCol w:w="21"/>
            <w:gridCol w:w="4267"/>
            <w:gridCol w:w="292"/>
            <w:gridCol w:w="1142"/>
            <w:gridCol w:w="292"/>
            <w:gridCol w:w="1316"/>
            <w:gridCol w:w="357"/>
          </w:tblGrid>
        </w:tblGridChange>
      </w:tblGrid>
      <w:tr w:rsidR="0089109D" w:rsidRPr="00EB10E4" w14:paraId="772840A4" w14:textId="77777777" w:rsidTr="003C274A">
        <w:tc>
          <w:tcPr>
            <w:tcW w:w="2049" w:type="dxa"/>
            <w:vMerge w:val="restart"/>
            <w:vAlign w:val="center"/>
            <w:tcPrChange w:id="828" w:author="Ramin Miraftabi" w:date="2026-09-22T11:46:00Z" w16du:dateUtc="2026-09-22T09:46:00Z">
              <w:tcPr>
                <w:tcW w:w="2094" w:type="dxa"/>
                <w:gridSpan w:val="2"/>
                <w:vMerge w:val="restart"/>
                <w:vAlign w:val="center"/>
              </w:tcPr>
            </w:tcPrChange>
          </w:tcPr>
          <w:p w14:paraId="0F7730A4" w14:textId="09F8779C" w:rsidR="0089109D" w:rsidRPr="00EB10E4" w:rsidRDefault="0089109D" w:rsidP="0089109D">
            <w:pPr>
              <w:jc w:val="center"/>
              <w:rPr>
                <w:b/>
                <w:bCs/>
                <w:color w:val="00558C"/>
                <w:rPrChange w:id="829" w:author="Ramin Miraftabi" w:date="2026-07-07T15:17:00Z" w16du:dateUtc="2026-07-07T13:17:00Z">
                  <w:rPr>
                    <w:b/>
                    <w:bCs/>
                    <w:color w:val="00558C"/>
                    <w:lang w:val="en-US"/>
                  </w:rPr>
                </w:rPrChange>
              </w:rPr>
            </w:pPr>
            <w:r w:rsidRPr="00EB10E4">
              <w:rPr>
                <w:b/>
                <w:bCs/>
                <w:color w:val="00558C"/>
                <w:rPrChange w:id="830" w:author="Ramin Miraftabi" w:date="2026-07-07T15:17:00Z" w16du:dateUtc="2026-07-07T13:17:00Z">
                  <w:rPr>
                    <w:b/>
                    <w:bCs/>
                    <w:color w:val="00558C"/>
                    <w:lang w:val="en-US"/>
                  </w:rPr>
                </w:rPrChange>
              </w:rPr>
              <w:t>Operation</w:t>
            </w:r>
          </w:p>
        </w:tc>
        <w:tc>
          <w:tcPr>
            <w:tcW w:w="4288" w:type="dxa"/>
            <w:vMerge w:val="restart"/>
            <w:vAlign w:val="center"/>
            <w:tcPrChange w:id="831" w:author="Ramin Miraftabi" w:date="2026-09-22T11:46:00Z" w16du:dateUtc="2026-09-22T09:46:00Z">
              <w:tcPr>
                <w:tcW w:w="4879" w:type="dxa"/>
                <w:gridSpan w:val="2"/>
                <w:vMerge w:val="restart"/>
                <w:vAlign w:val="center"/>
              </w:tcPr>
            </w:tcPrChange>
          </w:tcPr>
          <w:p w14:paraId="6A91CF54" w14:textId="67EC9F64" w:rsidR="0089109D" w:rsidRPr="00EB10E4" w:rsidRDefault="0089109D" w:rsidP="0089109D">
            <w:pPr>
              <w:jc w:val="center"/>
              <w:rPr>
                <w:b/>
                <w:bCs/>
                <w:color w:val="00558C"/>
                <w:rPrChange w:id="832" w:author="Ramin Miraftabi" w:date="2026-07-07T15:17:00Z" w16du:dateUtc="2026-07-07T13:17:00Z">
                  <w:rPr>
                    <w:b/>
                    <w:bCs/>
                    <w:color w:val="00558C"/>
                    <w:lang w:val="en-US"/>
                  </w:rPr>
                </w:rPrChange>
              </w:rPr>
            </w:pPr>
            <w:r w:rsidRPr="00EB10E4">
              <w:rPr>
                <w:b/>
                <w:bCs/>
                <w:color w:val="00558C"/>
                <w:rPrChange w:id="833" w:author="Ramin Miraftabi" w:date="2026-07-07T15:17:00Z" w16du:dateUtc="2026-07-07T13:17:00Z">
                  <w:rPr>
                    <w:b/>
                    <w:bCs/>
                    <w:color w:val="00558C"/>
                    <w:lang w:val="en-US"/>
                  </w:rPr>
                </w:rPrChange>
              </w:rPr>
              <w:t>Description</w:t>
            </w:r>
          </w:p>
        </w:tc>
        <w:tc>
          <w:tcPr>
            <w:tcW w:w="3399" w:type="dxa"/>
            <w:gridSpan w:val="3"/>
            <w:vAlign w:val="center"/>
            <w:tcPrChange w:id="834" w:author="Ramin Miraftabi" w:date="2026-09-22T11:46:00Z" w16du:dateUtc="2026-09-22T09:46:00Z">
              <w:tcPr>
                <w:tcW w:w="2763" w:type="dxa"/>
                <w:gridSpan w:val="4"/>
                <w:vAlign w:val="center"/>
              </w:tcPr>
            </w:tcPrChange>
          </w:tcPr>
          <w:p w14:paraId="00F2A172" w14:textId="415C1F2A" w:rsidR="0089109D" w:rsidRPr="00EB10E4" w:rsidRDefault="0089109D" w:rsidP="0089109D">
            <w:pPr>
              <w:jc w:val="center"/>
              <w:rPr>
                <w:b/>
                <w:bCs/>
                <w:color w:val="00558C"/>
                <w:rPrChange w:id="835" w:author="Ramin Miraftabi" w:date="2026-07-07T15:17:00Z" w16du:dateUtc="2026-07-07T13:17:00Z">
                  <w:rPr>
                    <w:b/>
                    <w:bCs/>
                    <w:color w:val="00558C"/>
                    <w:lang w:val="en-US"/>
                  </w:rPr>
                </w:rPrChange>
              </w:rPr>
            </w:pPr>
            <w:r w:rsidRPr="00EB10E4">
              <w:rPr>
                <w:b/>
                <w:bCs/>
                <w:color w:val="00558C"/>
                <w:rPrChange w:id="836" w:author="Ramin Miraftabi" w:date="2026-07-07T15:17:00Z" w16du:dateUtc="2026-07-07T13:17:00Z">
                  <w:rPr>
                    <w:b/>
                    <w:bCs/>
                    <w:color w:val="00558C"/>
                    <w:lang w:val="en-US"/>
                  </w:rPr>
                </w:rPrChange>
              </w:rPr>
              <w:t>Required</w:t>
            </w:r>
          </w:p>
        </w:tc>
      </w:tr>
      <w:tr w:rsidR="0089109D" w:rsidRPr="00EB10E4" w14:paraId="11C24943" w14:textId="77777777" w:rsidTr="003C274A">
        <w:tc>
          <w:tcPr>
            <w:tcW w:w="2049" w:type="dxa"/>
            <w:vMerge/>
            <w:tcPrChange w:id="837" w:author="Ramin Miraftabi" w:date="2026-09-22T11:46:00Z" w16du:dateUtc="2026-09-22T09:46:00Z">
              <w:tcPr>
                <w:tcW w:w="2094" w:type="dxa"/>
                <w:gridSpan w:val="2"/>
                <w:vMerge/>
              </w:tcPr>
            </w:tcPrChange>
          </w:tcPr>
          <w:p w14:paraId="23F65720" w14:textId="77777777" w:rsidR="0089109D" w:rsidRPr="00EB10E4" w:rsidRDefault="0089109D" w:rsidP="00355FE8">
            <w:pPr>
              <w:rPr>
                <w:rPrChange w:id="838" w:author="Ramin Miraftabi" w:date="2026-07-07T15:17:00Z" w16du:dateUtc="2026-07-07T13:17:00Z">
                  <w:rPr>
                    <w:lang w:val="en-US"/>
                  </w:rPr>
                </w:rPrChange>
              </w:rPr>
            </w:pPr>
          </w:p>
        </w:tc>
        <w:tc>
          <w:tcPr>
            <w:tcW w:w="4288" w:type="dxa"/>
            <w:vMerge/>
            <w:tcPrChange w:id="839" w:author="Ramin Miraftabi" w:date="2026-09-22T11:46:00Z" w16du:dateUtc="2026-09-22T09:46:00Z">
              <w:tcPr>
                <w:tcW w:w="4879" w:type="dxa"/>
                <w:gridSpan w:val="2"/>
                <w:vMerge/>
              </w:tcPr>
            </w:tcPrChange>
          </w:tcPr>
          <w:p w14:paraId="3C791E39" w14:textId="77777777" w:rsidR="0089109D" w:rsidRPr="00EB10E4" w:rsidRDefault="0089109D" w:rsidP="00355FE8">
            <w:pPr>
              <w:rPr>
                <w:rPrChange w:id="840" w:author="Ramin Miraftabi" w:date="2026-07-07T15:17:00Z" w16du:dateUtc="2026-07-07T13:17:00Z">
                  <w:rPr>
                    <w:lang w:val="en-US"/>
                  </w:rPr>
                </w:rPrChange>
              </w:rPr>
            </w:pPr>
          </w:p>
        </w:tc>
        <w:tc>
          <w:tcPr>
            <w:tcW w:w="1434" w:type="dxa"/>
            <w:vAlign w:val="center"/>
            <w:tcPrChange w:id="841" w:author="Ramin Miraftabi" w:date="2026-09-22T11:46:00Z" w16du:dateUtc="2026-09-22T09:46:00Z">
              <w:tcPr>
                <w:tcW w:w="1434" w:type="dxa"/>
                <w:gridSpan w:val="2"/>
                <w:vAlign w:val="center"/>
              </w:tcPr>
            </w:tcPrChange>
          </w:tcPr>
          <w:p w14:paraId="0D894202" w14:textId="41DB9C32" w:rsidR="0089109D" w:rsidRPr="00EB10E4" w:rsidRDefault="00AD067A" w:rsidP="0089109D">
            <w:pPr>
              <w:jc w:val="center"/>
              <w:rPr>
                <w:b/>
                <w:bCs/>
                <w:color w:val="00558C"/>
                <w:rPrChange w:id="842" w:author="Ramin Miraftabi" w:date="2026-07-07T15:17:00Z" w16du:dateUtc="2026-07-07T13:17:00Z">
                  <w:rPr>
                    <w:b/>
                    <w:bCs/>
                    <w:color w:val="00558C"/>
                    <w:lang w:val="en-US"/>
                  </w:rPr>
                </w:rPrChange>
              </w:rPr>
            </w:pPr>
            <w:ins w:id="843" w:author="Ramin Miraftabi" w:date="2026-03-05T10:21:00Z" w16du:dateUtc="2026-03-05T09:21:00Z">
              <w:r w:rsidRPr="00EB10E4">
                <w:rPr>
                  <w:b/>
                  <w:bCs/>
                  <w:color w:val="00558C"/>
                  <w:rPrChange w:id="844" w:author="Ramin Miraftabi" w:date="2026-07-07T15:17:00Z" w16du:dateUtc="2026-07-07T13:17:00Z">
                    <w:rPr>
                      <w:b/>
                      <w:bCs/>
                      <w:color w:val="00558C"/>
                      <w:lang w:val="en-US"/>
                    </w:rPr>
                  </w:rPrChange>
                </w:rPr>
                <w:t>Service</w:t>
              </w:r>
            </w:ins>
            <w:del w:id="845" w:author="Ramin Miraftabi" w:date="2026-03-05T10:21:00Z" w16du:dateUtc="2026-03-05T09:21:00Z">
              <w:r w:rsidR="0089109D" w:rsidRPr="00EB10E4" w:rsidDel="00AD067A">
                <w:rPr>
                  <w:b/>
                  <w:bCs/>
                  <w:color w:val="00558C"/>
                  <w:rPrChange w:id="846" w:author="Ramin Miraftabi" w:date="2026-07-07T15:17:00Z" w16du:dateUtc="2026-07-07T13:17:00Z">
                    <w:rPr>
                      <w:b/>
                      <w:bCs/>
                      <w:color w:val="00558C"/>
                      <w:lang w:val="en-US"/>
                    </w:rPr>
                  </w:rPrChange>
                </w:rPr>
                <w:delText>[Node X]</w:delText>
              </w:r>
            </w:del>
          </w:p>
        </w:tc>
        <w:tc>
          <w:tcPr>
            <w:tcW w:w="1965" w:type="dxa"/>
            <w:gridSpan w:val="2"/>
            <w:vAlign w:val="center"/>
            <w:tcPrChange w:id="847" w:author="Ramin Miraftabi" w:date="2026-09-22T11:46:00Z" w16du:dateUtc="2026-09-22T09:46:00Z">
              <w:tcPr>
                <w:tcW w:w="1329" w:type="dxa"/>
                <w:gridSpan w:val="2"/>
                <w:vAlign w:val="center"/>
              </w:tcPr>
            </w:tcPrChange>
          </w:tcPr>
          <w:p w14:paraId="65B5FD46" w14:textId="467D8309" w:rsidR="0089109D" w:rsidRPr="00EB10E4" w:rsidRDefault="0089109D" w:rsidP="0089109D">
            <w:pPr>
              <w:jc w:val="center"/>
              <w:rPr>
                <w:b/>
                <w:bCs/>
                <w:color w:val="00558C"/>
                <w:rPrChange w:id="848" w:author="Ramin Miraftabi" w:date="2026-07-07T15:17:00Z" w16du:dateUtc="2026-07-07T13:17:00Z">
                  <w:rPr>
                    <w:b/>
                    <w:bCs/>
                    <w:color w:val="00558C"/>
                    <w:lang w:val="en-US"/>
                  </w:rPr>
                </w:rPrChange>
              </w:rPr>
            </w:pPr>
            <w:del w:id="849" w:author="Ramin Miraftabi" w:date="2026-03-05T10:21:00Z" w16du:dateUtc="2026-03-05T09:21:00Z">
              <w:r w:rsidRPr="00EB10E4" w:rsidDel="00AD067A">
                <w:rPr>
                  <w:b/>
                  <w:bCs/>
                  <w:color w:val="00558C"/>
                  <w:rPrChange w:id="850" w:author="Ramin Miraftabi" w:date="2026-07-07T15:17:00Z" w16du:dateUtc="2026-07-07T13:17:00Z">
                    <w:rPr>
                      <w:b/>
                      <w:bCs/>
                      <w:color w:val="00558C"/>
                      <w:lang w:val="en-US"/>
                    </w:rPr>
                  </w:rPrChange>
                </w:rPr>
                <w:delText>[Node Y]</w:delText>
              </w:r>
            </w:del>
            <w:ins w:id="851" w:author="Ramin Miraftabi" w:date="2026-03-05T10:21:00Z" w16du:dateUtc="2026-03-05T09:21:00Z">
              <w:r w:rsidR="00AD067A" w:rsidRPr="00EB10E4">
                <w:rPr>
                  <w:b/>
                  <w:bCs/>
                  <w:color w:val="00558C"/>
                  <w:rPrChange w:id="852" w:author="Ramin Miraftabi" w:date="2026-07-07T15:17:00Z" w16du:dateUtc="2026-07-07T13:17:00Z">
                    <w:rPr>
                      <w:b/>
                      <w:bCs/>
                      <w:color w:val="00558C"/>
                      <w:lang w:val="en-US"/>
                    </w:rPr>
                  </w:rPrChange>
                </w:rPr>
                <w:t>Consumer</w:t>
              </w:r>
            </w:ins>
          </w:p>
        </w:tc>
      </w:tr>
      <w:tr w:rsidR="00CF354D" w:rsidRPr="00EB10E4" w14:paraId="3F27C2B5" w14:textId="77777777" w:rsidTr="003C274A">
        <w:tc>
          <w:tcPr>
            <w:tcW w:w="2049" w:type="dxa"/>
            <w:tcPrChange w:id="853" w:author="Ramin Miraftabi" w:date="2026-09-22T11:46:00Z" w16du:dateUtc="2026-09-22T09:46:00Z">
              <w:tcPr>
                <w:tcW w:w="2094" w:type="dxa"/>
                <w:gridSpan w:val="2"/>
              </w:tcPr>
            </w:tcPrChange>
          </w:tcPr>
          <w:p w14:paraId="3E6395E9" w14:textId="61E9FBD1" w:rsidR="00CF354D" w:rsidRPr="00EB10E4" w:rsidRDefault="009F7B12" w:rsidP="009F7B12">
            <w:pPr>
              <w:pStyle w:val="Tabletext"/>
              <w:rPr>
                <w:rPrChange w:id="854" w:author="Ramin Miraftabi" w:date="2026-07-07T15:17:00Z" w16du:dateUtc="2026-07-07T13:17:00Z">
                  <w:rPr>
                    <w:lang w:val="en-US"/>
                  </w:rPr>
                </w:rPrChange>
              </w:rPr>
            </w:pPr>
            <w:r w:rsidRPr="00EB10E4">
              <w:rPr>
                <w:rPrChange w:id="855" w:author="Ramin Miraftabi" w:date="2026-07-07T15:17:00Z" w16du:dateUtc="2026-07-07T13:17:00Z">
                  <w:rPr>
                    <w:lang w:val="en-US"/>
                  </w:rPr>
                </w:rPrChange>
              </w:rPr>
              <w:t>Send message</w:t>
            </w:r>
          </w:p>
        </w:tc>
        <w:tc>
          <w:tcPr>
            <w:tcW w:w="4288" w:type="dxa"/>
            <w:tcPrChange w:id="856" w:author="Ramin Miraftabi" w:date="2026-09-22T11:46:00Z" w16du:dateUtc="2026-09-22T09:46:00Z">
              <w:tcPr>
                <w:tcW w:w="4879" w:type="dxa"/>
                <w:gridSpan w:val="2"/>
              </w:tcPr>
            </w:tcPrChange>
          </w:tcPr>
          <w:p w14:paraId="0D7AD228" w14:textId="1F7726B5" w:rsidR="00CF354D" w:rsidRPr="00EB10E4" w:rsidRDefault="00246095" w:rsidP="009F7B12">
            <w:pPr>
              <w:pStyle w:val="Tabletext"/>
              <w:rPr>
                <w:rPrChange w:id="857" w:author="Ramin Miraftabi" w:date="2026-07-07T15:17:00Z" w16du:dateUtc="2026-07-07T13:17:00Z">
                  <w:rPr>
                    <w:lang w:val="en-US"/>
                  </w:rPr>
                </w:rPrChange>
              </w:rPr>
            </w:pPr>
            <w:r w:rsidRPr="00EB10E4">
              <w:rPr>
                <w:rPrChange w:id="858" w:author="Ramin Miraftabi" w:date="2026-07-07T15:17:00Z" w16du:dateUtc="2026-07-07T13:17:00Z">
                  <w:rPr>
                    <w:lang w:val="en-US"/>
                  </w:rPr>
                </w:rPrChange>
              </w:rPr>
              <w:t>An operation to send a message. Message may be an initial plan, proposal, or a disapproval.</w:t>
            </w:r>
          </w:p>
        </w:tc>
        <w:tc>
          <w:tcPr>
            <w:tcW w:w="1434" w:type="dxa"/>
            <w:tcPrChange w:id="859" w:author="Ramin Miraftabi" w:date="2026-09-22T11:46:00Z" w16du:dateUtc="2026-09-22T09:46:00Z">
              <w:tcPr>
                <w:tcW w:w="1434" w:type="dxa"/>
                <w:gridSpan w:val="2"/>
              </w:tcPr>
            </w:tcPrChange>
          </w:tcPr>
          <w:p w14:paraId="3BDCF916" w14:textId="5C0ADC40" w:rsidR="00CF354D" w:rsidRPr="00EB10E4" w:rsidRDefault="003A0677" w:rsidP="00246095">
            <w:pPr>
              <w:jc w:val="center"/>
              <w:rPr>
                <w:rPrChange w:id="860" w:author="Ramin Miraftabi" w:date="2026-07-07T15:17:00Z" w16du:dateUtc="2026-07-07T13:17:00Z">
                  <w:rPr>
                    <w:lang w:val="en-US"/>
                  </w:rPr>
                </w:rPrChange>
              </w:rPr>
            </w:pPr>
            <w:r w:rsidRPr="00EB10E4">
              <w:rPr>
                <w:rPrChange w:id="861" w:author="Ramin Miraftabi" w:date="2026-07-07T15:17:00Z" w16du:dateUtc="2026-07-07T13:17:00Z">
                  <w:rPr>
                    <w:lang w:val="en-US"/>
                  </w:rPr>
                </w:rPrChange>
              </w:rPr>
              <w:t>X</w:t>
            </w:r>
          </w:p>
        </w:tc>
        <w:tc>
          <w:tcPr>
            <w:tcW w:w="1965" w:type="dxa"/>
            <w:gridSpan w:val="2"/>
            <w:tcPrChange w:id="862" w:author="Ramin Miraftabi" w:date="2026-09-22T11:46:00Z" w16du:dateUtc="2026-09-22T09:46:00Z">
              <w:tcPr>
                <w:tcW w:w="1329" w:type="dxa"/>
                <w:gridSpan w:val="2"/>
              </w:tcPr>
            </w:tcPrChange>
          </w:tcPr>
          <w:p w14:paraId="274C8F72" w14:textId="3E566773" w:rsidR="00CF354D" w:rsidRPr="00EB10E4" w:rsidRDefault="003A0677" w:rsidP="00246095">
            <w:pPr>
              <w:jc w:val="center"/>
              <w:rPr>
                <w:rPrChange w:id="863" w:author="Ramin Miraftabi" w:date="2026-07-07T15:17:00Z" w16du:dateUtc="2026-07-07T13:17:00Z">
                  <w:rPr>
                    <w:lang w:val="en-US"/>
                  </w:rPr>
                </w:rPrChange>
              </w:rPr>
            </w:pPr>
            <w:r w:rsidRPr="00EB10E4">
              <w:rPr>
                <w:rPrChange w:id="864" w:author="Ramin Miraftabi" w:date="2026-07-07T15:17:00Z" w16du:dateUtc="2026-07-07T13:17:00Z">
                  <w:rPr>
                    <w:lang w:val="en-US"/>
                  </w:rPr>
                </w:rPrChange>
              </w:rPr>
              <w:t>X</w:t>
            </w:r>
          </w:p>
        </w:tc>
      </w:tr>
      <w:tr w:rsidR="00CF354D" w:rsidRPr="00EB10E4" w14:paraId="2EB1C712" w14:textId="77777777" w:rsidTr="003C274A">
        <w:tc>
          <w:tcPr>
            <w:tcW w:w="2049" w:type="dxa"/>
            <w:tcPrChange w:id="865" w:author="Ramin Miraftabi" w:date="2026-09-22T11:46:00Z" w16du:dateUtc="2026-09-22T09:46:00Z">
              <w:tcPr>
                <w:tcW w:w="2094" w:type="dxa"/>
                <w:gridSpan w:val="2"/>
              </w:tcPr>
            </w:tcPrChange>
          </w:tcPr>
          <w:p w14:paraId="22DE5F6D" w14:textId="53928BC5" w:rsidR="00CF354D" w:rsidRPr="00EB10E4" w:rsidRDefault="00246095" w:rsidP="009F7B12">
            <w:pPr>
              <w:pStyle w:val="Tabletext"/>
              <w:rPr>
                <w:rPrChange w:id="866" w:author="Ramin Miraftabi" w:date="2026-07-07T15:17:00Z" w16du:dateUtc="2026-07-07T13:17:00Z">
                  <w:rPr>
                    <w:lang w:val="en-US"/>
                  </w:rPr>
                </w:rPrChange>
              </w:rPr>
            </w:pPr>
            <w:r w:rsidRPr="00EB10E4">
              <w:rPr>
                <w:rPrChange w:id="867" w:author="Ramin Miraftabi" w:date="2026-07-07T15:17:00Z" w16du:dateUtc="2026-07-07T13:17:00Z">
                  <w:rPr>
                    <w:lang w:val="en-US"/>
                  </w:rPr>
                </w:rPrChange>
              </w:rPr>
              <w:t>Receive message</w:t>
            </w:r>
          </w:p>
        </w:tc>
        <w:tc>
          <w:tcPr>
            <w:tcW w:w="4288" w:type="dxa"/>
            <w:tcPrChange w:id="868" w:author="Ramin Miraftabi" w:date="2026-09-22T11:46:00Z" w16du:dateUtc="2026-09-22T09:46:00Z">
              <w:tcPr>
                <w:tcW w:w="4879" w:type="dxa"/>
                <w:gridSpan w:val="2"/>
              </w:tcPr>
            </w:tcPrChange>
          </w:tcPr>
          <w:p w14:paraId="47FF8EB2" w14:textId="658B0FB8" w:rsidR="00CF354D" w:rsidRPr="00EB10E4" w:rsidRDefault="00404C13" w:rsidP="009F7B12">
            <w:pPr>
              <w:pStyle w:val="Tabletext"/>
              <w:rPr>
                <w:rPrChange w:id="869" w:author="Ramin Miraftabi" w:date="2026-07-07T15:17:00Z" w16du:dateUtc="2026-07-07T13:17:00Z">
                  <w:rPr>
                    <w:lang w:val="en-US"/>
                  </w:rPr>
                </w:rPrChange>
              </w:rPr>
            </w:pPr>
            <w:r w:rsidRPr="00EB10E4">
              <w:rPr>
                <w:rPrChange w:id="870" w:author="Ramin Miraftabi" w:date="2026-07-07T15:17:00Z" w16du:dateUtc="2026-07-07T13:17:00Z">
                  <w:rPr>
                    <w:lang w:val="en-US"/>
                  </w:rPr>
                </w:rPrChange>
              </w:rPr>
              <w:t>An operation that allows the receiving of messages. When message is received, and acknowledgement must be sent.</w:t>
            </w:r>
          </w:p>
        </w:tc>
        <w:tc>
          <w:tcPr>
            <w:tcW w:w="1434" w:type="dxa"/>
            <w:tcPrChange w:id="871" w:author="Ramin Miraftabi" w:date="2026-09-22T11:46:00Z" w16du:dateUtc="2026-09-22T09:46:00Z">
              <w:tcPr>
                <w:tcW w:w="1434" w:type="dxa"/>
                <w:gridSpan w:val="2"/>
              </w:tcPr>
            </w:tcPrChange>
          </w:tcPr>
          <w:p w14:paraId="3212220D" w14:textId="5544FAE1" w:rsidR="00CF354D" w:rsidRPr="00EB10E4" w:rsidRDefault="00246095" w:rsidP="00246095">
            <w:pPr>
              <w:jc w:val="center"/>
              <w:rPr>
                <w:rPrChange w:id="872" w:author="Ramin Miraftabi" w:date="2026-07-07T15:17:00Z" w16du:dateUtc="2026-07-07T13:17:00Z">
                  <w:rPr>
                    <w:lang w:val="en-US"/>
                  </w:rPr>
                </w:rPrChange>
              </w:rPr>
            </w:pPr>
            <w:r w:rsidRPr="00EB10E4">
              <w:rPr>
                <w:rPrChange w:id="873" w:author="Ramin Miraftabi" w:date="2026-07-07T15:17:00Z" w16du:dateUtc="2026-07-07T13:17:00Z">
                  <w:rPr>
                    <w:lang w:val="en-US"/>
                  </w:rPr>
                </w:rPrChange>
              </w:rPr>
              <w:t>X</w:t>
            </w:r>
          </w:p>
        </w:tc>
        <w:tc>
          <w:tcPr>
            <w:tcW w:w="1965" w:type="dxa"/>
            <w:gridSpan w:val="2"/>
            <w:tcPrChange w:id="874" w:author="Ramin Miraftabi" w:date="2026-09-22T11:46:00Z" w16du:dateUtc="2026-09-22T09:46:00Z">
              <w:tcPr>
                <w:tcW w:w="1329" w:type="dxa"/>
                <w:gridSpan w:val="2"/>
              </w:tcPr>
            </w:tcPrChange>
          </w:tcPr>
          <w:p w14:paraId="7CB108F6" w14:textId="1E918E2C" w:rsidR="00CF354D" w:rsidRPr="00EB10E4" w:rsidRDefault="003A0677" w:rsidP="00246095">
            <w:pPr>
              <w:jc w:val="center"/>
              <w:rPr>
                <w:rPrChange w:id="875" w:author="Ramin Miraftabi" w:date="2026-07-07T15:17:00Z" w16du:dateUtc="2026-07-07T13:17:00Z">
                  <w:rPr>
                    <w:lang w:val="en-US"/>
                  </w:rPr>
                </w:rPrChange>
              </w:rPr>
            </w:pPr>
            <w:r w:rsidRPr="00EB10E4">
              <w:rPr>
                <w:rPrChange w:id="876" w:author="Ramin Miraftabi" w:date="2026-07-07T15:17:00Z" w16du:dateUtc="2026-07-07T13:17:00Z">
                  <w:rPr>
                    <w:lang w:val="en-US"/>
                  </w:rPr>
                </w:rPrChange>
              </w:rPr>
              <w:t>X</w:t>
            </w:r>
          </w:p>
        </w:tc>
      </w:tr>
      <w:tr w:rsidR="0069147A" w:rsidRPr="00EB10E4" w14:paraId="28841A22" w14:textId="77777777" w:rsidTr="003C274A">
        <w:tc>
          <w:tcPr>
            <w:tcW w:w="2049" w:type="dxa"/>
            <w:tcPrChange w:id="877" w:author="Ramin Miraftabi" w:date="2026-09-22T11:46:00Z" w16du:dateUtc="2026-09-22T09:46:00Z">
              <w:tcPr>
                <w:tcW w:w="2094" w:type="dxa"/>
                <w:gridSpan w:val="2"/>
              </w:tcPr>
            </w:tcPrChange>
          </w:tcPr>
          <w:p w14:paraId="17D72327" w14:textId="11B5C3FF" w:rsidR="0069147A" w:rsidRPr="00EB10E4" w:rsidRDefault="00246E7B" w:rsidP="0069147A">
            <w:pPr>
              <w:pStyle w:val="Tabletext"/>
              <w:rPr>
                <w:rPrChange w:id="878" w:author="Ramin Miraftabi" w:date="2026-07-07T15:17:00Z" w16du:dateUtc="2026-07-07T13:17:00Z">
                  <w:rPr>
                    <w:lang w:val="en-US"/>
                  </w:rPr>
                </w:rPrChange>
              </w:rPr>
            </w:pPr>
            <w:ins w:id="879" w:author="Ramin Miraftabi" w:date="2026-03-05T10:30:00Z" w16du:dateUtc="2026-03-05T09:30:00Z">
              <w:r w:rsidRPr="00EB10E4">
                <w:rPr>
                  <w:rPrChange w:id="880" w:author="Ramin Miraftabi" w:date="2026-07-07T15:17:00Z" w16du:dateUtc="2026-07-07T13:17:00Z">
                    <w:rPr>
                      <w:lang w:val="en-US"/>
                    </w:rPr>
                  </w:rPrChange>
                </w:rPr>
                <w:t xml:space="preserve">Send and </w:t>
              </w:r>
            </w:ins>
            <w:r w:rsidR="0069147A" w:rsidRPr="00EB10E4">
              <w:rPr>
                <w:rPrChange w:id="881" w:author="Ramin Miraftabi" w:date="2026-07-07T15:17:00Z" w16du:dateUtc="2026-07-07T13:17:00Z">
                  <w:rPr>
                    <w:lang w:val="en-US"/>
                  </w:rPr>
                </w:rPrChange>
              </w:rPr>
              <w:t>Receive acknowledgement</w:t>
            </w:r>
          </w:p>
        </w:tc>
        <w:tc>
          <w:tcPr>
            <w:tcW w:w="4288" w:type="dxa"/>
            <w:tcPrChange w:id="882" w:author="Ramin Miraftabi" w:date="2026-09-22T11:46:00Z" w16du:dateUtc="2026-09-22T09:46:00Z">
              <w:tcPr>
                <w:tcW w:w="4879" w:type="dxa"/>
                <w:gridSpan w:val="2"/>
              </w:tcPr>
            </w:tcPrChange>
          </w:tcPr>
          <w:p w14:paraId="336C402C" w14:textId="16DC0C3D" w:rsidR="0069147A" w:rsidRPr="00EB10E4" w:rsidRDefault="0069147A" w:rsidP="0069147A">
            <w:pPr>
              <w:pStyle w:val="Tabletext"/>
              <w:rPr>
                <w:rPrChange w:id="883" w:author="Ramin Miraftabi" w:date="2026-07-07T15:17:00Z" w16du:dateUtc="2026-07-07T13:17:00Z">
                  <w:rPr>
                    <w:lang w:val="en-US"/>
                  </w:rPr>
                </w:rPrChange>
              </w:rPr>
            </w:pPr>
            <w:r w:rsidRPr="00EB10E4">
              <w:t>An operation that allows the reception of an acknowledgement.</w:t>
            </w:r>
          </w:p>
        </w:tc>
        <w:tc>
          <w:tcPr>
            <w:tcW w:w="1434" w:type="dxa"/>
            <w:tcPrChange w:id="884" w:author="Ramin Miraftabi" w:date="2026-09-22T11:46:00Z" w16du:dateUtc="2026-09-22T09:46:00Z">
              <w:tcPr>
                <w:tcW w:w="1434" w:type="dxa"/>
                <w:gridSpan w:val="2"/>
              </w:tcPr>
            </w:tcPrChange>
          </w:tcPr>
          <w:p w14:paraId="5AE6A9E1" w14:textId="5A1DD50A" w:rsidR="0069147A" w:rsidRPr="00EB10E4" w:rsidRDefault="0069147A" w:rsidP="0069147A">
            <w:pPr>
              <w:jc w:val="center"/>
              <w:rPr>
                <w:rPrChange w:id="885" w:author="Ramin Miraftabi" w:date="2026-07-07T15:17:00Z" w16du:dateUtc="2026-07-07T13:17:00Z">
                  <w:rPr>
                    <w:lang w:val="en-US"/>
                  </w:rPr>
                </w:rPrChange>
              </w:rPr>
            </w:pPr>
            <w:r w:rsidRPr="00EB10E4">
              <w:rPr>
                <w:rPrChange w:id="886" w:author="Ramin Miraftabi" w:date="2026-07-07T15:17:00Z" w16du:dateUtc="2026-07-07T13:17:00Z">
                  <w:rPr>
                    <w:lang w:val="en-US"/>
                  </w:rPr>
                </w:rPrChange>
              </w:rPr>
              <w:t>X</w:t>
            </w:r>
          </w:p>
        </w:tc>
        <w:tc>
          <w:tcPr>
            <w:tcW w:w="1965" w:type="dxa"/>
            <w:gridSpan w:val="2"/>
            <w:tcPrChange w:id="887" w:author="Ramin Miraftabi" w:date="2026-09-22T11:46:00Z" w16du:dateUtc="2026-09-22T09:46:00Z">
              <w:tcPr>
                <w:tcW w:w="1329" w:type="dxa"/>
                <w:gridSpan w:val="2"/>
              </w:tcPr>
            </w:tcPrChange>
          </w:tcPr>
          <w:p w14:paraId="5E100B08" w14:textId="4582D5E5" w:rsidR="0069147A" w:rsidRPr="00EB10E4" w:rsidRDefault="0069147A" w:rsidP="0069147A">
            <w:pPr>
              <w:jc w:val="center"/>
              <w:rPr>
                <w:rPrChange w:id="888" w:author="Ramin Miraftabi" w:date="2026-07-07T15:17:00Z" w16du:dateUtc="2026-07-07T13:17:00Z">
                  <w:rPr>
                    <w:lang w:val="en-US"/>
                  </w:rPr>
                </w:rPrChange>
              </w:rPr>
            </w:pPr>
            <w:r w:rsidRPr="00EB10E4">
              <w:rPr>
                <w:rPrChange w:id="889" w:author="Ramin Miraftabi" w:date="2026-07-07T15:17:00Z" w16du:dateUtc="2026-07-07T13:17:00Z">
                  <w:rPr>
                    <w:lang w:val="en-US"/>
                  </w:rPr>
                </w:rPrChange>
              </w:rPr>
              <w:t>X</w:t>
            </w:r>
          </w:p>
        </w:tc>
      </w:tr>
      <w:tr w:rsidR="00AF1D5B" w:rsidRPr="00EB10E4" w14:paraId="7E552D23" w14:textId="77777777" w:rsidTr="003C274A">
        <w:trPr>
          <w:gridAfter w:val="1"/>
          <w:wAfter w:w="21" w:type="dxa"/>
          <w:ins w:id="890" w:author="Ramin Miraftabi" w:date="2026-03-05T10:23:00Z"/>
          <w:trPrChange w:id="891" w:author="Ramin Miraftabi" w:date="2026-09-22T11:46:00Z" w16du:dateUtc="2026-09-22T09:46:00Z">
            <w:trPr>
              <w:gridAfter w:val="1"/>
              <w:wAfter w:w="386" w:type="dxa"/>
            </w:trPr>
          </w:trPrChange>
        </w:trPr>
        <w:tc>
          <w:tcPr>
            <w:tcW w:w="2049" w:type="dxa"/>
            <w:tcPrChange w:id="892" w:author="Ramin Miraftabi" w:date="2026-09-22T11:46:00Z" w16du:dateUtc="2026-09-22T09:46:00Z">
              <w:tcPr>
                <w:tcW w:w="2070" w:type="dxa"/>
              </w:tcPr>
            </w:tcPrChange>
          </w:tcPr>
          <w:p w14:paraId="2E0F4201" w14:textId="6C3B6A3E" w:rsidR="00AD067A" w:rsidRPr="00EB10E4" w:rsidRDefault="00AD067A" w:rsidP="00AD067A">
            <w:pPr>
              <w:pStyle w:val="Tabletext"/>
              <w:rPr>
                <w:ins w:id="893" w:author="Ramin Miraftabi" w:date="2026-03-05T10:23:00Z" w16du:dateUtc="2026-03-05T09:23:00Z"/>
                <w:rPrChange w:id="894" w:author="Ramin Miraftabi" w:date="2026-07-07T15:17:00Z" w16du:dateUtc="2026-07-07T13:17:00Z">
                  <w:rPr>
                    <w:ins w:id="895" w:author="Ramin Miraftabi" w:date="2026-03-05T10:23:00Z" w16du:dateUtc="2026-03-05T09:23:00Z"/>
                    <w:lang w:val="en-US"/>
                  </w:rPr>
                </w:rPrChange>
              </w:rPr>
            </w:pPr>
            <w:ins w:id="896" w:author="Ramin Miraftabi" w:date="2026-03-05T10:23:00Z" w16du:dateUtc="2026-03-05T09:23:00Z">
              <w:r w:rsidRPr="00EB10E4">
                <w:t>System status</w:t>
              </w:r>
            </w:ins>
          </w:p>
        </w:tc>
        <w:tc>
          <w:tcPr>
            <w:tcW w:w="4288" w:type="dxa"/>
            <w:tcPrChange w:id="897" w:author="Ramin Miraftabi" w:date="2026-09-22T11:46:00Z" w16du:dateUtc="2026-09-22T09:46:00Z">
              <w:tcPr>
                <w:tcW w:w="4559" w:type="dxa"/>
                <w:gridSpan w:val="2"/>
              </w:tcPr>
            </w:tcPrChange>
          </w:tcPr>
          <w:p w14:paraId="1A63FE1A" w14:textId="3E67AA69" w:rsidR="00AD067A" w:rsidRPr="00EB10E4" w:rsidRDefault="00AD067A" w:rsidP="00AD067A">
            <w:pPr>
              <w:pStyle w:val="Tabletext"/>
              <w:rPr>
                <w:ins w:id="898" w:author="Ramin Miraftabi" w:date="2026-03-05T10:23:00Z" w16du:dateUtc="2026-03-05T09:23:00Z"/>
              </w:rPr>
            </w:pPr>
            <w:ins w:id="899" w:author="Ramin Miraftabi" w:date="2026-03-05T10:23:00Z" w16du:dateUtc="2026-03-05T09:23:00Z">
              <w:r w:rsidRPr="00EB10E4">
                <w:t>For service registries and service consumers to be able to check if service is up an interface must be defined that allows the checking of service without sending a valid message.</w:t>
              </w:r>
            </w:ins>
          </w:p>
        </w:tc>
        <w:tc>
          <w:tcPr>
            <w:tcW w:w="1434" w:type="dxa"/>
            <w:tcPrChange w:id="900" w:author="Ramin Miraftabi" w:date="2026-09-22T11:46:00Z" w16du:dateUtc="2026-09-22T09:46:00Z">
              <w:tcPr>
                <w:tcW w:w="1434" w:type="dxa"/>
                <w:gridSpan w:val="2"/>
              </w:tcPr>
            </w:tcPrChange>
          </w:tcPr>
          <w:p w14:paraId="0917E7D7" w14:textId="2A01488D" w:rsidR="00AD067A" w:rsidRPr="00EB10E4" w:rsidRDefault="00AD067A" w:rsidP="00AD067A">
            <w:pPr>
              <w:jc w:val="center"/>
              <w:rPr>
                <w:ins w:id="901" w:author="Ramin Miraftabi" w:date="2026-03-05T10:23:00Z" w16du:dateUtc="2026-03-05T09:23:00Z"/>
                <w:rPrChange w:id="902" w:author="Ramin Miraftabi" w:date="2026-07-07T15:17:00Z" w16du:dateUtc="2026-07-07T13:17:00Z">
                  <w:rPr>
                    <w:ins w:id="903" w:author="Ramin Miraftabi" w:date="2026-03-05T10:23:00Z" w16du:dateUtc="2026-03-05T09:23:00Z"/>
                    <w:lang w:val="en-US"/>
                  </w:rPr>
                </w:rPrChange>
              </w:rPr>
            </w:pPr>
            <w:ins w:id="904" w:author="Ramin Miraftabi" w:date="2026-03-05T10:23:00Z" w16du:dateUtc="2026-03-05T09:23:00Z">
              <w:r w:rsidRPr="00EB10E4">
                <w:t>x</w:t>
              </w:r>
            </w:ins>
          </w:p>
        </w:tc>
        <w:tc>
          <w:tcPr>
            <w:tcW w:w="1944" w:type="dxa"/>
            <w:tcPrChange w:id="905" w:author="Ramin Miraftabi" w:date="2026-09-22T11:46:00Z" w16du:dateUtc="2026-09-22T09:46:00Z">
              <w:tcPr>
                <w:tcW w:w="1652" w:type="dxa"/>
                <w:gridSpan w:val="2"/>
              </w:tcPr>
            </w:tcPrChange>
          </w:tcPr>
          <w:p w14:paraId="7525E603" w14:textId="0E490ADD" w:rsidR="00AD067A" w:rsidRPr="00EB10E4" w:rsidRDefault="00AD067A" w:rsidP="00AD067A">
            <w:pPr>
              <w:jc w:val="center"/>
              <w:rPr>
                <w:ins w:id="906" w:author="Ramin Miraftabi" w:date="2026-03-05T10:23:00Z" w16du:dateUtc="2026-03-05T09:23:00Z"/>
                <w:rPrChange w:id="907" w:author="Ramin Miraftabi" w:date="2026-07-07T15:17:00Z" w16du:dateUtc="2026-07-07T13:17:00Z">
                  <w:rPr>
                    <w:ins w:id="908" w:author="Ramin Miraftabi" w:date="2026-03-05T10:23:00Z" w16du:dateUtc="2026-03-05T09:23:00Z"/>
                    <w:lang w:val="en-US"/>
                  </w:rPr>
                </w:rPrChange>
              </w:rPr>
            </w:pPr>
            <w:ins w:id="909" w:author="Ramin Miraftabi" w:date="2026-03-05T10:23:00Z" w16du:dateUtc="2026-03-05T09:23:00Z">
              <w:r w:rsidRPr="00EB10E4">
                <w:t>x</w:t>
              </w:r>
            </w:ins>
          </w:p>
        </w:tc>
      </w:tr>
      <w:tr w:rsidR="00AF1D5B" w:rsidRPr="00EB10E4" w14:paraId="775C0A32" w14:textId="77777777" w:rsidTr="003C274A">
        <w:trPr>
          <w:gridAfter w:val="1"/>
          <w:wAfter w:w="21" w:type="dxa"/>
          <w:ins w:id="910" w:author="Ramin Miraftabi" w:date="2026-03-05T10:23:00Z"/>
          <w:trPrChange w:id="911" w:author="Ramin Miraftabi" w:date="2026-09-22T11:46:00Z" w16du:dateUtc="2026-09-22T09:46:00Z">
            <w:trPr>
              <w:gridAfter w:val="1"/>
              <w:wAfter w:w="386" w:type="dxa"/>
            </w:trPr>
          </w:trPrChange>
        </w:trPr>
        <w:tc>
          <w:tcPr>
            <w:tcW w:w="2049" w:type="dxa"/>
            <w:tcPrChange w:id="912" w:author="Ramin Miraftabi" w:date="2026-09-22T11:46:00Z" w16du:dateUtc="2026-09-22T09:46:00Z">
              <w:tcPr>
                <w:tcW w:w="2070" w:type="dxa"/>
              </w:tcPr>
            </w:tcPrChange>
          </w:tcPr>
          <w:p w14:paraId="58AAC009" w14:textId="70A18F6A" w:rsidR="00AD067A" w:rsidRPr="00EB10E4" w:rsidRDefault="00AD067A" w:rsidP="00AD067A">
            <w:pPr>
              <w:pStyle w:val="Tabletext"/>
              <w:rPr>
                <w:ins w:id="913" w:author="Ramin Miraftabi" w:date="2026-03-05T10:23:00Z" w16du:dateUtc="2026-03-05T09:23:00Z"/>
              </w:rPr>
            </w:pPr>
            <w:ins w:id="914" w:author="Ramin Miraftabi" w:date="2026-03-05T10:23:00Z" w16du:dateUtc="2026-03-05T09:23:00Z">
              <w:r w:rsidRPr="00EB10E4">
                <w:t>Service registry updates</w:t>
              </w:r>
            </w:ins>
          </w:p>
        </w:tc>
        <w:tc>
          <w:tcPr>
            <w:tcW w:w="4288" w:type="dxa"/>
            <w:tcPrChange w:id="915" w:author="Ramin Miraftabi" w:date="2026-09-22T11:46:00Z" w16du:dateUtc="2026-09-22T09:46:00Z">
              <w:tcPr>
                <w:tcW w:w="4559" w:type="dxa"/>
                <w:gridSpan w:val="2"/>
              </w:tcPr>
            </w:tcPrChange>
          </w:tcPr>
          <w:p w14:paraId="299602EC" w14:textId="0107D231" w:rsidR="00AD067A" w:rsidRPr="00EB10E4" w:rsidRDefault="00AD067A" w:rsidP="00AD067A">
            <w:pPr>
              <w:pStyle w:val="Tabletext"/>
              <w:rPr>
                <w:ins w:id="916" w:author="Ramin Miraftabi" w:date="2026-03-05T10:23:00Z" w16du:dateUtc="2026-03-05T09:23:00Z"/>
              </w:rPr>
            </w:pPr>
            <w:ins w:id="917" w:author="Ramin Miraftabi" w:date="2026-03-05T10:23:00Z" w16du:dateUtc="2026-03-05T09:23:00Z">
              <w:r w:rsidRPr="00EB10E4">
                <w:t>The service must be able to update its own metadata in the service registry according to the service registry definitions. This is required to maintain updated certificates in the service registry as well as to allow other automatic updates to service information.</w:t>
              </w:r>
            </w:ins>
          </w:p>
        </w:tc>
        <w:tc>
          <w:tcPr>
            <w:tcW w:w="1434" w:type="dxa"/>
            <w:tcPrChange w:id="918" w:author="Ramin Miraftabi" w:date="2026-09-22T11:46:00Z" w16du:dateUtc="2026-09-22T09:46:00Z">
              <w:tcPr>
                <w:tcW w:w="1434" w:type="dxa"/>
                <w:gridSpan w:val="2"/>
              </w:tcPr>
            </w:tcPrChange>
          </w:tcPr>
          <w:p w14:paraId="7AFACF8D" w14:textId="24175EDF" w:rsidR="00AD067A" w:rsidRPr="00EB10E4" w:rsidRDefault="00AD067A" w:rsidP="00AD067A">
            <w:pPr>
              <w:jc w:val="center"/>
              <w:rPr>
                <w:ins w:id="919" w:author="Ramin Miraftabi" w:date="2026-03-05T10:23:00Z" w16du:dateUtc="2026-03-05T09:23:00Z"/>
              </w:rPr>
            </w:pPr>
            <w:ins w:id="920" w:author="Ramin Miraftabi" w:date="2026-03-05T10:23:00Z" w16du:dateUtc="2026-03-05T09:23:00Z">
              <w:r w:rsidRPr="00EB10E4">
                <w:t>x</w:t>
              </w:r>
            </w:ins>
          </w:p>
        </w:tc>
        <w:tc>
          <w:tcPr>
            <w:tcW w:w="1944" w:type="dxa"/>
            <w:tcPrChange w:id="921" w:author="Ramin Miraftabi" w:date="2026-09-22T11:46:00Z" w16du:dateUtc="2026-09-22T09:46:00Z">
              <w:tcPr>
                <w:tcW w:w="1652" w:type="dxa"/>
                <w:gridSpan w:val="2"/>
              </w:tcPr>
            </w:tcPrChange>
          </w:tcPr>
          <w:p w14:paraId="02F960CB" w14:textId="37F210E8" w:rsidR="00AD067A" w:rsidRPr="00EB10E4" w:rsidRDefault="00AD067A" w:rsidP="00AD067A">
            <w:pPr>
              <w:jc w:val="center"/>
              <w:rPr>
                <w:ins w:id="922" w:author="Ramin Miraftabi" w:date="2026-03-05T10:23:00Z" w16du:dateUtc="2026-03-05T09:23:00Z"/>
              </w:rPr>
            </w:pPr>
          </w:p>
        </w:tc>
      </w:tr>
      <w:tr w:rsidR="00AF1D5B" w:rsidRPr="00EB10E4" w14:paraId="68754658" w14:textId="77777777" w:rsidTr="003C274A">
        <w:trPr>
          <w:gridAfter w:val="1"/>
          <w:wAfter w:w="21" w:type="dxa"/>
          <w:ins w:id="923" w:author="Ramin Miraftabi" w:date="2026-03-05T10:23:00Z"/>
          <w:trPrChange w:id="924" w:author="Ramin Miraftabi" w:date="2026-09-22T11:46:00Z" w16du:dateUtc="2026-09-22T09:46:00Z">
            <w:trPr>
              <w:gridAfter w:val="1"/>
              <w:wAfter w:w="386" w:type="dxa"/>
            </w:trPr>
          </w:trPrChange>
        </w:trPr>
        <w:tc>
          <w:tcPr>
            <w:tcW w:w="2049" w:type="dxa"/>
            <w:tcPrChange w:id="925" w:author="Ramin Miraftabi" w:date="2026-09-22T11:46:00Z" w16du:dateUtc="2026-09-22T09:46:00Z">
              <w:tcPr>
                <w:tcW w:w="2070" w:type="dxa"/>
              </w:tcPr>
            </w:tcPrChange>
          </w:tcPr>
          <w:p w14:paraId="0D184322" w14:textId="53C54A8B" w:rsidR="00AD067A" w:rsidRPr="00EB10E4" w:rsidRDefault="00AD067A" w:rsidP="00AD067A">
            <w:pPr>
              <w:pStyle w:val="Tabletext"/>
              <w:rPr>
                <w:ins w:id="926" w:author="Ramin Miraftabi" w:date="2026-03-05T10:23:00Z" w16du:dateUtc="2026-03-05T09:23:00Z"/>
              </w:rPr>
            </w:pPr>
            <w:ins w:id="927" w:author="Ramin Miraftabi" w:date="2026-03-05T10:23:00Z" w16du:dateUtc="2026-03-05T09:23:00Z">
              <w:r w:rsidRPr="00EB10E4">
                <w:t>Search service registry</w:t>
              </w:r>
            </w:ins>
          </w:p>
        </w:tc>
        <w:tc>
          <w:tcPr>
            <w:tcW w:w="4288" w:type="dxa"/>
            <w:tcPrChange w:id="928" w:author="Ramin Miraftabi" w:date="2026-09-22T11:46:00Z" w16du:dateUtc="2026-09-22T09:46:00Z">
              <w:tcPr>
                <w:tcW w:w="4559" w:type="dxa"/>
                <w:gridSpan w:val="2"/>
              </w:tcPr>
            </w:tcPrChange>
          </w:tcPr>
          <w:p w14:paraId="76D41975" w14:textId="7B56D87D" w:rsidR="00AD067A" w:rsidRPr="00EB10E4" w:rsidRDefault="00AD067A">
            <w:pPr>
              <w:pStyle w:val="Bullet1"/>
              <w:numPr>
                <w:ilvl w:val="0"/>
                <w:numId w:val="0"/>
              </w:numPr>
              <w:spacing w:line="240" w:lineRule="auto"/>
              <w:rPr>
                <w:ins w:id="929" w:author="Ramin Miraftabi" w:date="2026-03-05T10:23:00Z" w16du:dateUtc="2026-03-05T09:23:00Z"/>
              </w:rPr>
              <w:pPrChange w:id="930" w:author="Ramin Miraftabi" w:date="2026-03-05T10:24:00Z" w16du:dateUtc="2026-03-05T09:24:00Z">
                <w:pPr>
                  <w:pStyle w:val="Tabletext"/>
                </w:pPr>
              </w:pPrChange>
            </w:pPr>
            <w:ins w:id="931" w:author="Ramin Miraftabi" w:date="2026-03-05T10:23:00Z" w16du:dateUtc="2026-03-05T09:23:00Z">
              <w:r w:rsidRPr="00EB10E4">
                <w:t xml:space="preserve">The consumer must have a way to search a maritime service registry for </w:t>
              </w:r>
            </w:ins>
            <w:ins w:id="932" w:author="Ramin Miraftabi" w:date="2026-07-07T15:33:00Z" w16du:dateUtc="2026-07-07T13:33:00Z">
              <w:r w:rsidR="00422B06">
                <w:t>traffic clearance</w:t>
              </w:r>
            </w:ins>
            <w:ins w:id="933" w:author="Ramin Miraftabi" w:date="2026-03-05T10:23:00Z" w16du:dateUtc="2026-03-05T09:23:00Z">
              <w:r w:rsidRPr="00EB10E4">
                <w:t xml:space="preserve"> services that it is compatible with its area of interest. </w:t>
              </w:r>
            </w:ins>
          </w:p>
        </w:tc>
        <w:tc>
          <w:tcPr>
            <w:tcW w:w="1434" w:type="dxa"/>
            <w:tcPrChange w:id="934" w:author="Ramin Miraftabi" w:date="2026-09-22T11:46:00Z" w16du:dateUtc="2026-09-22T09:46:00Z">
              <w:tcPr>
                <w:tcW w:w="1434" w:type="dxa"/>
                <w:gridSpan w:val="2"/>
              </w:tcPr>
            </w:tcPrChange>
          </w:tcPr>
          <w:p w14:paraId="41E1A0DA" w14:textId="38532ADE" w:rsidR="00AD067A" w:rsidRPr="00EB10E4" w:rsidRDefault="00AD067A" w:rsidP="00AD067A">
            <w:pPr>
              <w:jc w:val="center"/>
              <w:rPr>
                <w:ins w:id="935" w:author="Ramin Miraftabi" w:date="2026-03-05T10:23:00Z" w16du:dateUtc="2026-03-05T09:23:00Z"/>
              </w:rPr>
            </w:pPr>
          </w:p>
        </w:tc>
        <w:tc>
          <w:tcPr>
            <w:tcW w:w="1944" w:type="dxa"/>
            <w:tcPrChange w:id="936" w:author="Ramin Miraftabi" w:date="2026-09-22T11:46:00Z" w16du:dateUtc="2026-09-22T09:46:00Z">
              <w:tcPr>
                <w:tcW w:w="1652" w:type="dxa"/>
                <w:gridSpan w:val="2"/>
              </w:tcPr>
            </w:tcPrChange>
          </w:tcPr>
          <w:p w14:paraId="07E4B513" w14:textId="07906763" w:rsidR="00AD067A" w:rsidRPr="00EB10E4" w:rsidRDefault="00AD067A" w:rsidP="00AD067A">
            <w:pPr>
              <w:jc w:val="center"/>
              <w:rPr>
                <w:ins w:id="937" w:author="Ramin Miraftabi" w:date="2026-03-05T10:23:00Z" w16du:dateUtc="2026-03-05T09:23:00Z"/>
              </w:rPr>
            </w:pPr>
            <w:ins w:id="938" w:author="Ramin Miraftabi" w:date="2026-03-05T10:23:00Z" w16du:dateUtc="2026-03-05T09:23:00Z">
              <w:r w:rsidRPr="00EB10E4">
                <w:t>x</w:t>
              </w:r>
            </w:ins>
          </w:p>
        </w:tc>
      </w:tr>
    </w:tbl>
    <w:p w14:paraId="652E2804" w14:textId="77777777" w:rsidR="00355FE8" w:rsidRPr="00EB10E4" w:rsidRDefault="00355FE8" w:rsidP="00355FE8">
      <w:pPr>
        <w:rPr>
          <w:rPrChange w:id="939" w:author="Ramin Miraftabi" w:date="2026-07-07T15:17:00Z" w16du:dateUtc="2026-07-07T13:17:00Z">
            <w:rPr>
              <w:lang w:val="en-US"/>
            </w:rPr>
          </w:rPrChange>
        </w:rPr>
      </w:pPr>
    </w:p>
    <w:p w14:paraId="280FEAE6" w14:textId="4D4A1AFA" w:rsidR="0069147A" w:rsidRPr="00EB10E4" w:rsidRDefault="00D54D89" w:rsidP="00355FE8">
      <w:pPr>
        <w:rPr>
          <w:ins w:id="940" w:author="Ramin Miraftabi" w:date="2026-03-05T10:30:00Z" w16du:dateUtc="2026-03-05T09:30:00Z"/>
          <w:rPrChange w:id="941" w:author="Ramin Miraftabi" w:date="2026-07-07T15:17:00Z" w16du:dateUtc="2026-07-07T13:17:00Z">
            <w:rPr>
              <w:ins w:id="942" w:author="Ramin Miraftabi" w:date="2026-03-05T10:30:00Z" w16du:dateUtc="2026-03-05T09:30:00Z"/>
              <w:lang w:val="en-US"/>
            </w:rPr>
          </w:rPrChange>
        </w:rPr>
      </w:pPr>
      <w:r w:rsidRPr="00EB10E4">
        <w:rPr>
          <w:i/>
          <w:iCs/>
          <w:rPrChange w:id="943" w:author="Ramin Miraftabi" w:date="2026-07-07T15:17:00Z" w16du:dateUtc="2026-07-07T13:17:00Z">
            <w:rPr>
              <w:i/>
              <w:iCs/>
              <w:lang w:val="en-US"/>
            </w:rPr>
          </w:rPrChange>
        </w:rPr>
        <w:t>As an example</w:t>
      </w:r>
      <w:r w:rsidRPr="00EB10E4">
        <w:rPr>
          <w:rPrChange w:id="944" w:author="Ramin Miraftabi" w:date="2026-07-07T15:17:00Z" w16du:dateUtc="2026-07-07T13:17:00Z">
            <w:rPr>
              <w:lang w:val="en-US"/>
            </w:rPr>
          </w:rPrChange>
        </w:rPr>
        <w:t>, in a typical HTTP REST-based approach the send message is the HTTP request that sends the message to the recipients HTTP endpoint which serves as the receive operation. The receive acknowledgement can just as easily be the content of the HTTP response that the recipient sends in response to the request. This requires that both the vessel and ship has an HTTP server that has defined endpoints for all operations and can communicate the URLs of these endpoints to each other.</w:t>
      </w:r>
    </w:p>
    <w:p w14:paraId="0BC682F6" w14:textId="77777777" w:rsidR="00246E7B" w:rsidRPr="00EB10E4" w:rsidRDefault="00246E7B" w:rsidP="00355FE8">
      <w:pPr>
        <w:rPr>
          <w:ins w:id="945" w:author="Ramin Miraftabi" w:date="2026-03-05T10:30:00Z" w16du:dateUtc="2026-03-05T09:30:00Z"/>
          <w:rPrChange w:id="946" w:author="Ramin Miraftabi" w:date="2026-07-07T15:17:00Z" w16du:dateUtc="2026-07-07T13:17:00Z">
            <w:rPr>
              <w:ins w:id="947" w:author="Ramin Miraftabi" w:date="2026-03-05T10:30:00Z" w16du:dateUtc="2026-03-05T09:30:00Z"/>
              <w:lang w:val="en-US"/>
            </w:rPr>
          </w:rPrChange>
        </w:rPr>
      </w:pPr>
    </w:p>
    <w:p w14:paraId="3DD6D30A" w14:textId="77777777" w:rsidR="00246E7B" w:rsidRPr="00EB10E4" w:rsidRDefault="00246E7B" w:rsidP="00246E7B">
      <w:pPr>
        <w:pStyle w:val="Heading3"/>
        <w:rPr>
          <w:ins w:id="948" w:author="Ramin Miraftabi" w:date="2026-03-05T10:30:00Z" w16du:dateUtc="2026-03-05T09:30:00Z"/>
          <w:rPrChange w:id="949" w:author="Ramin Miraftabi" w:date="2026-07-07T15:17:00Z" w16du:dateUtc="2026-07-07T13:17:00Z">
            <w:rPr>
              <w:ins w:id="950" w:author="Ramin Miraftabi" w:date="2026-03-05T10:30:00Z" w16du:dateUtc="2026-03-05T09:30:00Z"/>
              <w:lang w:val="en-US"/>
            </w:rPr>
          </w:rPrChange>
        </w:rPr>
      </w:pPr>
      <w:bookmarkStart w:id="951" w:name="_Toc196502210"/>
      <w:ins w:id="952" w:author="Ramin Miraftabi" w:date="2026-03-05T10:30:00Z" w16du:dateUtc="2026-03-05T09:30:00Z">
        <w:r w:rsidRPr="00EB10E4">
          <w:rPr>
            <w:rPrChange w:id="953" w:author="Ramin Miraftabi" w:date="2026-07-07T15:17:00Z" w16du:dateUtc="2026-07-07T13:17:00Z">
              <w:rPr>
                <w:lang w:val="en-US"/>
              </w:rPr>
            </w:rPrChange>
          </w:rPr>
          <w:t>Send and receive acknowledgment</w:t>
        </w:r>
        <w:bookmarkEnd w:id="951"/>
      </w:ins>
    </w:p>
    <w:p w14:paraId="022A6D47" w14:textId="6A652002" w:rsidR="00246E7B" w:rsidRDefault="00246E7B" w:rsidP="00246E7B">
      <w:pPr>
        <w:rPr>
          <w:ins w:id="954" w:author="Ramin Miraftabi" w:date="2026-07-07T15:31:00Z" w16du:dateUtc="2026-07-07T13:31:00Z"/>
        </w:rPr>
      </w:pPr>
      <w:ins w:id="955" w:author="Ramin Miraftabi" w:date="2026-03-05T10:30:00Z" w16du:dateUtc="2026-03-05T09:30:00Z">
        <w:r w:rsidRPr="00EB10E4">
          <w:rPr>
            <w:rPrChange w:id="956" w:author="Ramin Miraftabi" w:date="2026-07-07T15:17:00Z" w16du:dateUtc="2026-07-07T13:17:00Z">
              <w:rPr>
                <w:lang w:val="en-US"/>
              </w:rPr>
            </w:rPrChange>
          </w:rPr>
          <w:t xml:space="preserve">Both the service and consumer must have a method of sending and receiving acknowledgments of delivery to end systems. As many of the operations are asynchronous and may depend on multiple intermediate systems there is a need to be able to show to the end users of the systems the status of message delivery that exceeds </w:t>
        </w:r>
        <w:r w:rsidRPr="00EB10E4">
          <w:rPr>
            <w:rPrChange w:id="957" w:author="Ramin Miraftabi" w:date="2026-07-07T15:17:00Z" w16du:dateUtc="2026-07-07T13:17:00Z">
              <w:rPr>
                <w:lang w:val="en-US"/>
              </w:rPr>
            </w:rPrChange>
          </w:rPr>
          <w:lastRenderedPageBreak/>
          <w:t>the technical status of the initial message transfer. This interface must require the presence of the message identifier (see</w:t>
        </w:r>
      </w:ins>
      <w:ins w:id="958" w:author="Ramin Miraftabi" w:date="2026-03-05T10:31:00Z" w16du:dateUtc="2026-03-05T09:31:00Z">
        <w:r w:rsidRPr="00EB10E4">
          <w:rPr>
            <w:rPrChange w:id="959" w:author="Ramin Miraftabi" w:date="2026-07-07T15:17:00Z" w16du:dateUtc="2026-07-07T13:17:00Z">
              <w:rPr>
                <w:lang w:val="en-US"/>
              </w:rPr>
            </w:rPrChange>
          </w:rPr>
          <w:t xml:space="preserve"> </w:t>
        </w:r>
        <w:r w:rsidRPr="00EB10E4">
          <w:rPr>
            <w:rPrChange w:id="960" w:author="Ramin Miraftabi" w:date="2026-07-07T15:17:00Z" w16du:dateUtc="2026-07-07T13:17:00Z">
              <w:rPr>
                <w:lang w:val="en-US"/>
              </w:rPr>
            </w:rPrChange>
          </w:rPr>
          <w:fldChar w:fldCharType="begin"/>
        </w:r>
        <w:r w:rsidRPr="00EB10E4">
          <w:rPr>
            <w:rPrChange w:id="961" w:author="Ramin Miraftabi" w:date="2026-07-07T15:17:00Z" w16du:dateUtc="2026-07-07T13:17:00Z">
              <w:rPr>
                <w:lang w:val="en-US"/>
              </w:rPr>
            </w:rPrChange>
          </w:rPr>
          <w:instrText xml:space="preserve"> REF _Ref196501493 \r \h </w:instrText>
        </w:r>
      </w:ins>
      <w:ins w:id="962" w:author="Ramin Miraftabi" w:date="2026-03-05T10:31:00Z" w16du:dateUtc="2026-03-05T09:31:00Z">
        <w:r w:rsidRPr="00EB10E4">
          <w:rPr>
            <w:rPrChange w:id="963" w:author="Ramin Miraftabi" w:date="2026-07-07T15:17:00Z" w16du:dateUtc="2026-07-07T13:17:00Z">
              <w:rPr>
                <w:lang w:val="en-US"/>
              </w:rPr>
            </w:rPrChange>
          </w:rPr>
          <w:fldChar w:fldCharType="separate"/>
        </w:r>
        <w:r w:rsidRPr="00EB10E4">
          <w:rPr>
            <w:rPrChange w:id="964" w:author="Ramin Miraftabi" w:date="2026-07-07T15:17:00Z" w16du:dateUtc="2026-07-07T13:17:00Z">
              <w:rPr>
                <w:lang w:val="en-US"/>
              </w:rPr>
            </w:rPrChange>
          </w:rPr>
          <w:t>4.2.2</w:t>
        </w:r>
        <w:r w:rsidRPr="00EB10E4">
          <w:rPr>
            <w:rPrChange w:id="965" w:author="Ramin Miraftabi" w:date="2026-07-07T15:17:00Z" w16du:dateUtc="2026-07-07T13:17:00Z">
              <w:rPr>
                <w:lang w:val="en-US"/>
              </w:rPr>
            </w:rPrChange>
          </w:rPr>
          <w:fldChar w:fldCharType="end"/>
        </w:r>
      </w:ins>
      <w:ins w:id="966" w:author="Ramin Miraftabi" w:date="2026-03-05T10:30:00Z" w16du:dateUtc="2026-03-05T09:30:00Z">
        <w:r w:rsidRPr="00EB10E4">
          <w:rPr>
            <w:rPrChange w:id="967" w:author="Ramin Miraftabi" w:date="2026-07-07T15:17:00Z" w16du:dateUtc="2026-07-07T13:17:00Z">
              <w:rPr>
                <w:lang w:val="en-US"/>
              </w:rPr>
            </w:rPrChange>
          </w:rPr>
          <w:t>)</w:t>
        </w:r>
      </w:ins>
      <w:ins w:id="968" w:author="Ramin Miraftabi" w:date="2026-03-05T10:31:00Z" w16du:dateUtc="2026-03-05T09:31:00Z">
        <w:r w:rsidRPr="00EB10E4">
          <w:rPr>
            <w:rPrChange w:id="969" w:author="Ramin Miraftabi" w:date="2026-07-07T15:17:00Z" w16du:dateUtc="2026-07-07T13:17:00Z">
              <w:rPr>
                <w:lang w:val="en-US"/>
              </w:rPr>
            </w:rPrChange>
          </w:rPr>
          <w:t>.</w:t>
        </w:r>
      </w:ins>
    </w:p>
    <w:p w14:paraId="24D2359C" w14:textId="77777777" w:rsidR="00422B06" w:rsidRPr="00EB10E4" w:rsidRDefault="00422B06" w:rsidP="00246E7B">
      <w:pPr>
        <w:rPr>
          <w:rPrChange w:id="970" w:author="Ramin Miraftabi" w:date="2026-07-07T15:17:00Z" w16du:dateUtc="2026-07-07T13:17:00Z">
            <w:rPr>
              <w:lang w:val="en-US"/>
            </w:rPr>
          </w:rPrChange>
        </w:rPr>
      </w:pPr>
    </w:p>
    <w:p w14:paraId="70DB8F9F" w14:textId="70FE5DE1" w:rsidR="00355FE8" w:rsidRPr="00EB10E4" w:rsidRDefault="00A77B2A" w:rsidP="00A77B2A">
      <w:pPr>
        <w:pStyle w:val="Heading2"/>
        <w:rPr>
          <w:rPrChange w:id="971" w:author="Ramin Miraftabi" w:date="2026-07-07T15:17:00Z" w16du:dateUtc="2026-07-07T13:17:00Z">
            <w:rPr>
              <w:lang w:val="en-US"/>
            </w:rPr>
          </w:rPrChange>
        </w:rPr>
      </w:pPr>
      <w:bookmarkStart w:id="972" w:name="_Toc196547474"/>
      <w:r w:rsidRPr="00EB10E4">
        <w:rPr>
          <w:rPrChange w:id="973" w:author="Ramin Miraftabi" w:date="2026-07-07T15:17:00Z" w16du:dateUtc="2026-07-07T13:17:00Z">
            <w:rPr>
              <w:lang w:val="en-US"/>
            </w:rPr>
          </w:rPrChange>
        </w:rPr>
        <w:t>Logical parameters</w:t>
      </w:r>
      <w:bookmarkEnd w:id="972"/>
    </w:p>
    <w:p w14:paraId="6A3CA641" w14:textId="77777777" w:rsidR="0006030E" w:rsidRPr="00EB10E4" w:rsidRDefault="0006030E" w:rsidP="0006030E">
      <w:pPr>
        <w:pStyle w:val="Heading2separationline"/>
        <w:rPr>
          <w:rPrChange w:id="974" w:author="Ramin Miraftabi" w:date="2026-07-07T15:17:00Z" w16du:dateUtc="2026-07-07T13:17:00Z">
            <w:rPr>
              <w:lang w:val="en-US"/>
            </w:rPr>
          </w:rPrChange>
        </w:rPr>
      </w:pPr>
    </w:p>
    <w:p w14:paraId="150F14C8" w14:textId="42121503" w:rsidR="00A77B2A" w:rsidRPr="00EB10E4" w:rsidRDefault="0078497D" w:rsidP="00A77B2A">
      <w:pPr>
        <w:rPr>
          <w:ins w:id="975" w:author="Ramin Miraftabi" w:date="2026-03-05T10:25:00Z" w16du:dateUtc="2026-03-05T09:25:00Z"/>
          <w:rPrChange w:id="976" w:author="Ramin Miraftabi" w:date="2026-07-07T15:17:00Z" w16du:dateUtc="2026-07-07T13:17:00Z">
            <w:rPr>
              <w:ins w:id="977" w:author="Ramin Miraftabi" w:date="2026-03-05T10:25:00Z" w16du:dateUtc="2026-03-05T09:25:00Z"/>
              <w:lang w:val="en-US"/>
            </w:rPr>
          </w:rPrChange>
        </w:rPr>
      </w:pPr>
      <w:r w:rsidRPr="00EB10E4">
        <w:rPr>
          <w:rPrChange w:id="978" w:author="Ramin Miraftabi" w:date="2026-07-07T15:17:00Z" w16du:dateUtc="2026-07-07T13:17:00Z">
            <w:rPr>
              <w:lang w:val="en-US"/>
            </w:rPr>
          </w:rPrChange>
        </w:rPr>
        <w:t xml:space="preserve">As the logical operations are very abstract the logical parameters and response contents </w:t>
      </w:r>
      <w:ins w:id="979" w:author="Pitkänen Juho" w:date="2026-03-03T16:47:00Z" w16du:dateUtc="2026-03-03T15:47:00Z">
        <w:r w:rsidR="009A2544" w:rsidRPr="00EB10E4">
          <w:rPr>
            <w:rPrChange w:id="980" w:author="Ramin Miraftabi" w:date="2026-07-07T15:17:00Z" w16du:dateUtc="2026-07-07T13:17:00Z">
              <w:rPr>
                <w:lang w:val="en-US"/>
              </w:rPr>
            </w:rPrChange>
          </w:rPr>
          <w:t xml:space="preserve">are part of the payload and </w:t>
        </w:r>
      </w:ins>
      <w:r w:rsidRPr="00EB10E4">
        <w:rPr>
          <w:rPrChange w:id="981" w:author="Ramin Miraftabi" w:date="2026-07-07T15:17:00Z" w16du:dateUtc="2026-07-07T13:17:00Z">
            <w:rPr>
              <w:lang w:val="en-US"/>
            </w:rPr>
          </w:rPrChange>
        </w:rPr>
        <w:t xml:space="preserve">will be described </w:t>
      </w:r>
      <w:del w:id="982" w:author="Pitkänen Juho" w:date="2026-03-03T16:48:00Z" w16du:dateUtc="2026-03-03T15:48:00Z">
        <w:r w:rsidRPr="00EB10E4" w:rsidDel="009A2544">
          <w:rPr>
            <w:rPrChange w:id="983" w:author="Ramin Miraftabi" w:date="2026-07-07T15:17:00Z" w16du:dateUtc="2026-07-07T13:17:00Z">
              <w:rPr>
                <w:lang w:val="en-US"/>
              </w:rPr>
            </w:rPrChange>
          </w:rPr>
          <w:delText xml:space="preserve">later </w:delText>
        </w:r>
      </w:del>
      <w:r w:rsidRPr="00EB10E4">
        <w:rPr>
          <w:rPrChange w:id="984" w:author="Ramin Miraftabi" w:date="2026-07-07T15:17:00Z" w16du:dateUtc="2026-07-07T13:17:00Z">
            <w:rPr>
              <w:lang w:val="en-US"/>
            </w:rPr>
          </w:rPrChange>
        </w:rPr>
        <w:t>in</w:t>
      </w:r>
      <w:del w:id="985" w:author="Ramin Miraftabi" w:date="2026-03-05T10:25:00Z" w16du:dateUtc="2026-03-05T09:25:00Z">
        <w:r w:rsidRPr="00EB10E4" w:rsidDel="00AD067A">
          <w:rPr>
            <w:rPrChange w:id="986" w:author="Ramin Miraftabi" w:date="2026-07-07T15:17:00Z" w16du:dateUtc="2026-07-07T13:17:00Z">
              <w:rPr>
                <w:lang w:val="en-US"/>
              </w:rPr>
            </w:rPrChange>
          </w:rPr>
          <w:delText xml:space="preserve"> the</w:delText>
        </w:r>
      </w:del>
      <w:r w:rsidRPr="00EB10E4">
        <w:rPr>
          <w:rPrChange w:id="987" w:author="Ramin Miraftabi" w:date="2026-07-07T15:17:00Z" w16du:dateUtc="2026-07-07T13:17:00Z">
            <w:rPr>
              <w:lang w:val="en-US"/>
            </w:rPr>
          </w:rPrChange>
        </w:rPr>
        <w:t xml:space="preserve"> </w:t>
      </w:r>
      <w:ins w:id="988" w:author="Ramin Miraftabi" w:date="2026-03-05T10:25:00Z" w16du:dateUtc="2026-03-05T09:25:00Z">
        <w:r w:rsidR="00AD067A" w:rsidRPr="00EB10E4">
          <w:rPr>
            <w:rPrChange w:id="989" w:author="Ramin Miraftabi" w:date="2026-07-07T15:17:00Z" w16du:dateUtc="2026-07-07T13:17:00Z">
              <w:rPr>
                <w:lang w:val="en-US"/>
              </w:rPr>
            </w:rPrChange>
          </w:rPr>
          <w:fldChar w:fldCharType="begin"/>
        </w:r>
        <w:r w:rsidR="00AD067A" w:rsidRPr="00EB10E4">
          <w:rPr>
            <w:rPrChange w:id="990" w:author="Ramin Miraftabi" w:date="2026-07-07T15:17:00Z" w16du:dateUtc="2026-07-07T13:17:00Z">
              <w:rPr>
                <w:lang w:val="en-US"/>
              </w:rPr>
            </w:rPrChange>
          </w:rPr>
          <w:instrText xml:space="preserve"> REF _Ref223598755 \r \h </w:instrText>
        </w:r>
      </w:ins>
      <w:ins w:id="991" w:author="Ramin Miraftabi" w:date="2026-03-05T10:25:00Z" w16du:dateUtc="2026-03-05T09:25:00Z">
        <w:r w:rsidR="00AD067A" w:rsidRPr="00EB10E4">
          <w:rPr>
            <w:rPrChange w:id="992" w:author="Ramin Miraftabi" w:date="2026-07-07T15:17:00Z" w16du:dateUtc="2026-07-07T13:17:00Z">
              <w:rPr>
                <w:lang w:val="en-US"/>
              </w:rPr>
            </w:rPrChange>
          </w:rPr>
          <w:fldChar w:fldCharType="separate"/>
        </w:r>
        <w:r w:rsidR="00AD067A" w:rsidRPr="00EB10E4">
          <w:rPr>
            <w:rPrChange w:id="993" w:author="Ramin Miraftabi" w:date="2026-07-07T15:17:00Z" w16du:dateUtc="2026-07-07T13:17:00Z">
              <w:rPr>
                <w:lang w:val="en-US"/>
              </w:rPr>
            </w:rPrChange>
          </w:rPr>
          <w:t>6</w:t>
        </w:r>
        <w:r w:rsidR="00AD067A" w:rsidRPr="00EB10E4">
          <w:rPr>
            <w:rPrChange w:id="994" w:author="Ramin Miraftabi" w:date="2026-07-07T15:17:00Z" w16du:dateUtc="2026-07-07T13:17:00Z">
              <w:rPr>
                <w:lang w:val="en-US"/>
              </w:rPr>
            </w:rPrChange>
          </w:rPr>
          <w:fldChar w:fldCharType="end"/>
        </w:r>
      </w:ins>
      <w:del w:id="995" w:author="Pitkänen Juho" w:date="2026-03-03T16:47:00Z" w16du:dateUtc="2026-03-03T15:47:00Z">
        <w:r w:rsidRPr="00EB10E4" w:rsidDel="009A2544">
          <w:rPr>
            <w:rPrChange w:id="996" w:author="Ramin Miraftabi" w:date="2026-07-07T15:17:00Z" w16du:dateUtc="2026-07-07T13:17:00Z">
              <w:rPr>
                <w:lang w:val="en-US"/>
              </w:rPr>
            </w:rPrChange>
          </w:rPr>
          <w:delText>document</w:delText>
        </w:r>
      </w:del>
      <w:ins w:id="997" w:author="Pitkänen Juho" w:date="2026-03-03T16:48:00Z" w16du:dateUtc="2026-03-03T15:48:00Z">
        <w:del w:id="998" w:author="Ramin Miraftabi" w:date="2026-03-05T10:24:00Z" w16du:dateUtc="2026-03-05T09:24:00Z">
          <w:r w:rsidR="009A2544" w:rsidRPr="00EB10E4" w:rsidDel="00AD067A">
            <w:rPr>
              <w:rPrChange w:id="999" w:author="Ramin Miraftabi" w:date="2026-07-07T15:17:00Z" w16du:dateUtc="2026-07-07T13:17:00Z">
                <w:rPr>
                  <w:lang w:val="en-US"/>
                </w:rPr>
              </w:rPrChange>
            </w:rPr>
            <w:delText xml:space="preserve">6. </w:delText>
          </w:r>
        </w:del>
      </w:ins>
      <w:ins w:id="1000" w:author="Pitkänen Juho" w:date="2026-03-03T16:47:00Z" w16du:dateUtc="2026-03-03T15:47:00Z">
        <w:del w:id="1001" w:author="Ramin Miraftabi" w:date="2026-03-05T10:24:00Z" w16du:dateUtc="2026-03-05T09:24:00Z">
          <w:r w:rsidR="009A2544" w:rsidRPr="00EB10E4" w:rsidDel="00AD067A">
            <w:rPr>
              <w:rPrChange w:id="1002" w:author="Ramin Miraftabi" w:date="2026-07-07T15:17:00Z" w16du:dateUtc="2026-07-07T13:17:00Z">
                <w:rPr>
                  <w:lang w:val="en-US"/>
                </w:rPr>
              </w:rPrChange>
            </w:rPr>
            <w:delText>dynamic behaviour</w:delText>
          </w:r>
        </w:del>
      </w:ins>
      <w:r w:rsidRPr="00EB10E4">
        <w:rPr>
          <w:rPrChange w:id="1003" w:author="Ramin Miraftabi" w:date="2026-07-07T15:17:00Z" w16du:dateUtc="2026-07-07T13:17:00Z">
            <w:rPr>
              <w:lang w:val="en-US"/>
            </w:rPr>
          </w:rPrChange>
        </w:rPr>
        <w:t xml:space="preserve">. Actual parameter structures, response structures or error handling is not specified. These will be defined in more detail in the </w:t>
      </w:r>
      <w:r w:rsidR="009F2438" w:rsidRPr="00EB10E4">
        <w:rPr>
          <w:rPrChange w:id="1004" w:author="Ramin Miraftabi" w:date="2026-07-07T15:17:00Z" w16du:dateUtc="2026-07-07T13:17:00Z">
            <w:rPr>
              <w:lang w:val="en-US"/>
            </w:rPr>
          </w:rPrChange>
        </w:rPr>
        <w:t>technical design documents</w:t>
      </w:r>
      <w:r w:rsidRPr="00EB10E4">
        <w:rPr>
          <w:rPrChange w:id="1005" w:author="Ramin Miraftabi" w:date="2026-07-07T15:17:00Z" w16du:dateUtc="2026-07-07T13:17:00Z">
            <w:rPr>
              <w:lang w:val="en-US"/>
            </w:rPr>
          </w:rPrChange>
        </w:rPr>
        <w:t>.</w:t>
      </w:r>
    </w:p>
    <w:p w14:paraId="124A1AA6" w14:textId="77777777" w:rsidR="00AD067A" w:rsidRPr="00EB10E4" w:rsidRDefault="00AD067A" w:rsidP="00AD067A">
      <w:pPr>
        <w:pStyle w:val="Heading3"/>
        <w:rPr>
          <w:ins w:id="1006" w:author="Ramin Miraftabi" w:date="2026-03-05T10:26:00Z" w16du:dateUtc="2026-03-05T09:26:00Z"/>
          <w:rPrChange w:id="1007" w:author="Ramin Miraftabi" w:date="2026-07-07T15:17:00Z" w16du:dateUtc="2026-07-07T13:17:00Z">
            <w:rPr>
              <w:ins w:id="1008" w:author="Ramin Miraftabi" w:date="2026-03-05T10:26:00Z" w16du:dateUtc="2026-03-05T09:26:00Z"/>
              <w:lang w:val="en-US"/>
            </w:rPr>
          </w:rPrChange>
        </w:rPr>
      </w:pPr>
      <w:bookmarkStart w:id="1009" w:name="_Ref196501451"/>
      <w:bookmarkStart w:id="1010" w:name="_Toc196502217"/>
      <w:ins w:id="1011" w:author="Ramin Miraftabi" w:date="2026-03-05T10:26:00Z" w16du:dateUtc="2026-03-05T09:26:00Z">
        <w:r w:rsidRPr="00EB10E4">
          <w:rPr>
            <w:rPrChange w:id="1012" w:author="Ramin Miraftabi" w:date="2026-07-07T15:17:00Z" w16du:dateUtc="2026-07-07T13:17:00Z">
              <w:rPr>
                <w:lang w:val="en-US"/>
              </w:rPr>
            </w:rPrChange>
          </w:rPr>
          <w:t>Callback</w:t>
        </w:r>
        <w:bookmarkEnd w:id="1009"/>
        <w:bookmarkEnd w:id="1010"/>
      </w:ins>
    </w:p>
    <w:p w14:paraId="4A9B63E2" w14:textId="666EC2F8" w:rsidR="00AD067A" w:rsidRPr="00EB10E4" w:rsidRDefault="00AD067A" w:rsidP="00AD067A">
      <w:pPr>
        <w:pStyle w:val="BodyText"/>
        <w:rPr>
          <w:ins w:id="1013" w:author="Ramin Miraftabi" w:date="2026-03-05T10:31:00Z" w16du:dateUtc="2026-03-05T09:31:00Z"/>
          <w:rPrChange w:id="1014" w:author="Ramin Miraftabi" w:date="2026-07-07T15:17:00Z" w16du:dateUtc="2026-07-07T13:17:00Z">
            <w:rPr>
              <w:ins w:id="1015" w:author="Ramin Miraftabi" w:date="2026-03-05T10:31:00Z" w16du:dateUtc="2026-03-05T09:31:00Z"/>
              <w:lang w:val="en-US"/>
            </w:rPr>
          </w:rPrChange>
        </w:rPr>
      </w:pPr>
      <w:ins w:id="1016" w:author="Ramin Miraftabi" w:date="2026-03-05T10:26:00Z" w16du:dateUtc="2026-03-05T09:26:00Z">
        <w:r w:rsidRPr="00EB10E4">
          <w:rPr>
            <w:rPrChange w:id="1017" w:author="Ramin Miraftabi" w:date="2026-07-07T15:17:00Z" w16du:dateUtc="2026-07-07T13:17:00Z">
              <w:rPr>
                <w:lang w:val="en-US"/>
              </w:rPr>
            </w:rPrChange>
          </w:rPr>
          <w:t>For most operations initiated by the consumer a callback parameter must be present that defines how or where the service may respond to the consumer. The actual method of the callback depends on the service design.</w:t>
        </w:r>
      </w:ins>
    </w:p>
    <w:p w14:paraId="54C2D236" w14:textId="77777777" w:rsidR="00246E7B" w:rsidRPr="00EB10E4" w:rsidRDefault="00246E7B" w:rsidP="00246E7B">
      <w:pPr>
        <w:pStyle w:val="Heading3"/>
        <w:rPr>
          <w:ins w:id="1018" w:author="Ramin Miraftabi" w:date="2026-03-05T10:31:00Z" w16du:dateUtc="2026-03-05T09:31:00Z"/>
          <w:rPrChange w:id="1019" w:author="Ramin Miraftabi" w:date="2026-07-07T15:17:00Z" w16du:dateUtc="2026-07-07T13:17:00Z">
            <w:rPr>
              <w:ins w:id="1020" w:author="Ramin Miraftabi" w:date="2026-03-05T10:31:00Z" w16du:dateUtc="2026-03-05T09:31:00Z"/>
              <w:lang w:val="en-US"/>
            </w:rPr>
          </w:rPrChange>
        </w:rPr>
      </w:pPr>
      <w:bookmarkStart w:id="1021" w:name="_Ref196501493"/>
      <w:bookmarkStart w:id="1022" w:name="_Toc196502220"/>
      <w:ins w:id="1023" w:author="Ramin Miraftabi" w:date="2026-03-05T10:31:00Z" w16du:dateUtc="2026-03-05T09:31:00Z">
        <w:r w:rsidRPr="00EB10E4">
          <w:rPr>
            <w:rPrChange w:id="1024" w:author="Ramin Miraftabi" w:date="2026-07-07T15:17:00Z" w16du:dateUtc="2026-07-07T13:17:00Z">
              <w:rPr>
                <w:lang w:val="en-US"/>
              </w:rPr>
            </w:rPrChange>
          </w:rPr>
          <w:t>Message identifier</w:t>
        </w:r>
        <w:bookmarkEnd w:id="1021"/>
        <w:bookmarkEnd w:id="1022"/>
      </w:ins>
    </w:p>
    <w:p w14:paraId="677D0BA0" w14:textId="6BA48941" w:rsidR="00246E7B" w:rsidRPr="00EB10E4" w:rsidRDefault="00246E7B">
      <w:pPr>
        <w:pStyle w:val="BodyText"/>
        <w:rPr>
          <w:rPrChange w:id="1025" w:author="Ramin Miraftabi" w:date="2026-07-07T15:17:00Z" w16du:dateUtc="2026-07-07T13:17:00Z">
            <w:rPr>
              <w:lang w:val="en-US"/>
            </w:rPr>
          </w:rPrChange>
        </w:rPr>
        <w:pPrChange w:id="1026" w:author="Ramin Miraftabi" w:date="2026-03-05T10:27:00Z" w16du:dateUtc="2026-03-05T09:27:00Z">
          <w:pPr/>
        </w:pPrChange>
      </w:pPr>
      <w:ins w:id="1027" w:author="Ramin Miraftabi" w:date="2026-03-05T10:31:00Z" w16du:dateUtc="2026-03-05T09:31:00Z">
        <w:r w:rsidRPr="00EB10E4">
          <w:rPr>
            <w:rPrChange w:id="1028" w:author="Ramin Miraftabi" w:date="2026-07-07T15:17:00Z" w16du:dateUtc="2026-07-07T13:17:00Z">
              <w:rPr>
                <w:lang w:val="en-US"/>
              </w:rPr>
            </w:rPrChange>
          </w:rPr>
          <w:t>In all operations where an acknowledgment is requested, a unique identifier of the message must be present that the acknowledgment can refer to. This is typically referred to as a transaction identifier, correlation id and so on</w:t>
        </w:r>
      </w:ins>
      <w:ins w:id="1029" w:author="Ramin Miraftabi" w:date="2026-07-07T15:40:00Z" w16du:dateUtc="2026-07-07T13:40:00Z">
        <w:r w:rsidR="0076318D">
          <w:t>.</w:t>
        </w:r>
      </w:ins>
    </w:p>
    <w:p w14:paraId="588C0FD8" w14:textId="76E18574" w:rsidR="00033406" w:rsidRPr="00EB10E4" w:rsidRDefault="00033406" w:rsidP="00033406">
      <w:pPr>
        <w:pStyle w:val="Heading1"/>
        <w:rPr>
          <w:lang w:val="en-GB"/>
          <w:rPrChange w:id="1030" w:author="Ramin Miraftabi" w:date="2026-07-07T15:17:00Z" w16du:dateUtc="2026-07-07T13:17:00Z">
            <w:rPr/>
          </w:rPrChange>
        </w:rPr>
      </w:pPr>
      <w:bookmarkStart w:id="1031" w:name="_Toc196547475"/>
      <w:r w:rsidRPr="00EB10E4">
        <w:rPr>
          <w:lang w:val="en-GB"/>
          <w:rPrChange w:id="1032" w:author="Ramin Miraftabi" w:date="2026-07-07T15:17:00Z" w16du:dateUtc="2026-07-07T13:17:00Z">
            <w:rPr/>
          </w:rPrChange>
        </w:rPr>
        <w:lastRenderedPageBreak/>
        <w:t>Service Data Model</w:t>
      </w:r>
      <w:bookmarkEnd w:id="1031"/>
    </w:p>
    <w:p w14:paraId="5F6D0DB8" w14:textId="77777777" w:rsidR="0006030E" w:rsidRPr="00EB10E4" w:rsidRDefault="0006030E" w:rsidP="0006030E">
      <w:pPr>
        <w:pStyle w:val="Heading1separationline"/>
        <w:rPr>
          <w:rPrChange w:id="1033" w:author="Ramin Miraftabi" w:date="2026-07-07T15:17:00Z" w16du:dateUtc="2026-07-07T13:17:00Z">
            <w:rPr>
              <w:lang w:val="en-US"/>
            </w:rPr>
          </w:rPrChange>
        </w:rPr>
      </w:pPr>
    </w:p>
    <w:p w14:paraId="245CC2CE" w14:textId="2381AC7C" w:rsidR="00E46AC4" w:rsidRPr="00EB10E4" w:rsidRDefault="00F42A0A" w:rsidP="00F42A0A">
      <w:pPr>
        <w:pStyle w:val="BodyText"/>
        <w:rPr>
          <w:rPrChange w:id="1034" w:author="Ramin Miraftabi" w:date="2026-07-07T15:17:00Z" w16du:dateUtc="2026-07-07T13:17:00Z">
            <w:rPr>
              <w:lang w:val="en-US"/>
            </w:rPr>
          </w:rPrChange>
        </w:rPr>
      </w:pPr>
      <w:r w:rsidRPr="00EB10E4">
        <w:rPr>
          <w:rPrChange w:id="1035" w:author="Ramin Miraftabi" w:date="2026-07-07T15:17:00Z" w16du:dateUtc="2026-07-07T13:17:00Z">
            <w:rPr>
              <w:lang w:val="en-US"/>
            </w:rPr>
          </w:rPrChange>
        </w:rPr>
        <w:t>T</w:t>
      </w:r>
      <w:r w:rsidR="00E46AC4" w:rsidRPr="00EB10E4">
        <w:rPr>
          <w:rPrChange w:id="1036" w:author="Ramin Miraftabi" w:date="2026-07-07T15:17:00Z" w16du:dateUtc="2026-07-07T13:17:00Z">
            <w:rPr>
              <w:lang w:val="en-US"/>
            </w:rPr>
          </w:rPrChange>
        </w:rPr>
        <w:t>he service must consume a data model that is a direct subset of S-212.</w:t>
      </w:r>
    </w:p>
    <w:p w14:paraId="15AA1382" w14:textId="16131EE5" w:rsidR="00E46AC4" w:rsidRPr="00EB10E4" w:rsidRDefault="00E46AC4" w:rsidP="00F42A0A">
      <w:pPr>
        <w:pStyle w:val="BodyText"/>
        <w:rPr>
          <w:rPrChange w:id="1037" w:author="Ramin Miraftabi" w:date="2026-07-07T15:17:00Z" w16du:dateUtc="2026-07-07T13:17:00Z">
            <w:rPr>
              <w:lang w:val="en-US"/>
            </w:rPr>
          </w:rPrChange>
        </w:rPr>
      </w:pPr>
      <w:r w:rsidRPr="00EB10E4">
        <w:rPr>
          <w:rPrChange w:id="1038" w:author="Ramin Miraftabi" w:date="2026-07-07T15:17:00Z" w16du:dateUtc="2026-07-07T13:17:00Z">
            <w:rPr>
              <w:lang w:val="en-US"/>
            </w:rPr>
          </w:rPrChange>
        </w:rPr>
        <w:t xml:space="preserve">For complete and updated documentation of the S-212 data model refer to the latest S-212 Product Specification which can be found at IALA S-200 Data modelling web site </w:t>
      </w:r>
      <w:r w:rsidR="00E64237" w:rsidRPr="00EB10E4">
        <w:fldChar w:fldCharType="begin"/>
      </w:r>
      <w:r w:rsidR="00E64237" w:rsidRPr="00EB10E4">
        <w:instrText>HYPERLINK "https://www.iala-aism.org/technical/data-modelling/iala-s-200-development-status/s-212/"</w:instrText>
      </w:r>
      <w:r w:rsidR="00E64237" w:rsidRPr="00EB10E4">
        <w:fldChar w:fldCharType="separate"/>
      </w:r>
      <w:r w:rsidR="00E64237" w:rsidRPr="00EB10E4">
        <w:rPr>
          <w:rStyle w:val="Hyperlink"/>
          <w:rPrChange w:id="1039" w:author="Ramin Miraftabi" w:date="2026-07-07T15:17:00Z" w16du:dateUtc="2026-07-07T13:17:00Z">
            <w:rPr>
              <w:rStyle w:val="Hyperlink"/>
              <w:lang w:val="en-US"/>
            </w:rPr>
          </w:rPrChange>
        </w:rPr>
        <w:t>https://www.iala-aism.org/technical/data-modelling/iala-s-200-development-status/s-212/</w:t>
      </w:r>
      <w:r w:rsidR="00E64237" w:rsidRPr="00EB10E4">
        <w:fldChar w:fldCharType="end"/>
      </w:r>
      <w:r w:rsidR="00E64237" w:rsidRPr="00EB10E4">
        <w:rPr>
          <w:rPrChange w:id="1040" w:author="Ramin Miraftabi" w:date="2026-07-07T15:17:00Z" w16du:dateUtc="2026-07-07T13:17:00Z">
            <w:rPr>
              <w:lang w:val="en-US"/>
            </w:rPr>
          </w:rPrChange>
        </w:rPr>
        <w:t xml:space="preserve"> </w:t>
      </w:r>
      <w:r w:rsidR="00E64237" w:rsidRPr="00EB10E4">
        <w:rPr>
          <w:rPrChange w:id="1041" w:author="Ramin Miraftabi" w:date="2026-07-07T15:17:00Z" w16du:dateUtc="2026-07-07T13:17:00Z">
            <w:rPr>
              <w:lang w:val="en-US"/>
            </w:rPr>
          </w:rPrChange>
        </w:rPr>
        <w:fldChar w:fldCharType="begin"/>
      </w:r>
      <w:r w:rsidR="00E64237" w:rsidRPr="00EB10E4">
        <w:rPr>
          <w:rPrChange w:id="1042" w:author="Ramin Miraftabi" w:date="2026-07-07T15:17:00Z" w16du:dateUtc="2026-07-07T13:17:00Z">
            <w:rPr>
              <w:lang w:val="en-US"/>
            </w:rPr>
          </w:rPrChange>
        </w:rPr>
        <w:instrText xml:space="preserve"> REF _Ref196547935 \r \h </w:instrText>
      </w:r>
      <w:r w:rsidR="00E64237" w:rsidRPr="00EB10E4">
        <w:rPr>
          <w:rPrChange w:id="1043" w:author="Ramin Miraftabi" w:date="2026-07-07T15:17:00Z" w16du:dateUtc="2026-07-07T13:17:00Z">
            <w:rPr>
              <w:lang w:val="en-US"/>
            </w:rPr>
          </w:rPrChange>
        </w:rPr>
        <w:fldChar w:fldCharType="separate"/>
      </w:r>
      <w:r w:rsidR="00E64237" w:rsidRPr="00EB10E4">
        <w:rPr>
          <w:rPrChange w:id="1044" w:author="Ramin Miraftabi" w:date="2026-07-07T15:17:00Z" w16du:dateUtc="2026-07-07T13:17:00Z">
            <w:rPr>
              <w:lang w:val="en-US"/>
            </w:rPr>
          </w:rPrChange>
        </w:rPr>
        <w:t>[7]</w:t>
      </w:r>
      <w:r w:rsidR="00E64237" w:rsidRPr="00EB10E4">
        <w:rPr>
          <w:rPrChange w:id="1045" w:author="Ramin Miraftabi" w:date="2026-07-07T15:17:00Z" w16du:dateUtc="2026-07-07T13:17:00Z">
            <w:rPr>
              <w:lang w:val="en-US"/>
            </w:rPr>
          </w:rPrChange>
        </w:rPr>
        <w:fldChar w:fldCharType="end"/>
      </w:r>
    </w:p>
    <w:p w14:paraId="38BB1E52" w14:textId="77777777" w:rsidR="00E46AC4" w:rsidRPr="00EB10E4" w:rsidRDefault="00E46AC4" w:rsidP="00F42A0A">
      <w:pPr>
        <w:pStyle w:val="BodyText"/>
        <w:rPr>
          <w:rPrChange w:id="1046" w:author="Ramin Miraftabi" w:date="2026-07-07T15:17:00Z" w16du:dateUtc="2026-07-07T13:17:00Z">
            <w:rPr>
              <w:lang w:val="en-US"/>
            </w:rPr>
          </w:rPrChange>
        </w:rPr>
      </w:pPr>
      <w:r w:rsidRPr="00EB10E4">
        <w:rPr>
          <w:rPrChange w:id="1047" w:author="Ramin Miraftabi" w:date="2026-07-07T15:17:00Z" w16du:dateUtc="2026-07-07T13:17:00Z">
            <w:rPr>
              <w:lang w:val="en-US"/>
            </w:rPr>
          </w:rPrChange>
        </w:rPr>
        <w:t>The data transfer between service and consumers MUST always conform to the model displayed below. Fields that are optional are identified with MAY and SHOULD in the descriptions below.</w:t>
      </w:r>
    </w:p>
    <w:p w14:paraId="43F95FF2" w14:textId="52AFADCF" w:rsidR="00033406" w:rsidRPr="00EB10E4" w:rsidRDefault="00E46AC4" w:rsidP="00F42A0A">
      <w:pPr>
        <w:pStyle w:val="BodyText"/>
        <w:rPr>
          <w:rPrChange w:id="1048" w:author="Ramin Miraftabi" w:date="2026-07-07T15:17:00Z" w16du:dateUtc="2026-07-07T13:17:00Z">
            <w:rPr>
              <w:lang w:val="en-US"/>
            </w:rPr>
          </w:rPrChange>
        </w:rPr>
      </w:pPr>
      <w:r w:rsidRPr="00EB10E4">
        <w:rPr>
          <w:rPrChange w:id="1049" w:author="Ramin Miraftabi" w:date="2026-07-07T15:17:00Z" w16du:dateUtc="2026-07-07T13:17:00Z">
            <w:rPr>
              <w:lang w:val="en-US"/>
            </w:rPr>
          </w:rPrChange>
        </w:rPr>
        <w:t>This data model does not define the envelopes in which the data is sent between the ship and VTS system or the technical interface parameters. This data model does not consider response acknowledgement messages as they are technology dependent. This only defines the subset of S-212 that must be supported by the service.</w:t>
      </w:r>
    </w:p>
    <w:p w14:paraId="0DB78FBA" w14:textId="4265A7BF" w:rsidR="000157B6" w:rsidRPr="00EB10E4" w:rsidRDefault="000157B6" w:rsidP="000157B6">
      <w:pPr>
        <w:pStyle w:val="BodyText"/>
        <w:jc w:val="center"/>
        <w:rPr>
          <w:rPrChange w:id="1050" w:author="Ramin Miraftabi" w:date="2026-07-07T15:17:00Z" w16du:dateUtc="2026-07-07T13:17:00Z">
            <w:rPr>
              <w:lang w:val="en-US"/>
            </w:rPr>
          </w:rPrChange>
        </w:rPr>
      </w:pPr>
      <w:commentRangeStart w:id="1051"/>
      <w:r w:rsidRPr="00EB10E4">
        <w:rPr>
          <w:noProof/>
          <w:lang w:eastAsia="sv-SE"/>
          <w:rPrChange w:id="1052" w:author="Ramin Miraftabi" w:date="2026-07-07T15:17:00Z" w16du:dateUtc="2026-07-07T13:17:00Z">
            <w:rPr>
              <w:noProof/>
              <w:lang w:val="sv-SE" w:eastAsia="sv-SE"/>
            </w:rPr>
          </w:rPrChange>
        </w:rPr>
        <w:drawing>
          <wp:inline distT="0" distB="0" distL="0" distR="0" wp14:anchorId="50E114A4" wp14:editId="7ED57B9D">
            <wp:extent cx="4204022" cy="6043282"/>
            <wp:effectExtent l="0" t="0" r="0" b="0"/>
            <wp:docPr id="4" name="Kuva 44130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Kuva 44130102"/>
                    <pic:cNvPicPr>
                      <a:picLocks noChangeAspect="1" noChangeArrowheads="1"/>
                    </pic:cNvPicPr>
                  </pic:nvPicPr>
                  <pic:blipFill>
                    <a:blip r:embed="rId35">
                      <a:extLst>
                        <a:ext uri="{96DAC541-7B7A-43D3-8B79-37D633B846F1}">
                          <asvg:svgBlip xmlns:asvg="http://schemas.microsoft.com/office/drawing/2016/SVG/main" r:embed="rId36"/>
                        </a:ext>
                      </a:extLst>
                    </a:blip>
                    <a:stretch>
                      <a:fillRect/>
                    </a:stretch>
                  </pic:blipFill>
                  <pic:spPr bwMode="auto">
                    <a:xfrm>
                      <a:off x="0" y="0"/>
                      <a:ext cx="4204022" cy="6043282"/>
                    </a:xfrm>
                    <a:prstGeom prst="rect">
                      <a:avLst/>
                    </a:prstGeom>
                  </pic:spPr>
                </pic:pic>
              </a:graphicData>
            </a:graphic>
          </wp:inline>
        </w:drawing>
      </w:r>
      <w:commentRangeEnd w:id="1051"/>
      <w:r w:rsidR="003C274A" w:rsidRPr="00EB10E4">
        <w:rPr>
          <w:rStyle w:val="CommentReference"/>
          <w:sz w:val="22"/>
          <w:rPrChange w:id="1053" w:author="Ramin Miraftabi" w:date="2026-07-07T15:17:00Z" w16du:dateUtc="2026-07-07T13:17:00Z">
            <w:rPr>
              <w:rStyle w:val="CommentReference"/>
              <w:sz w:val="22"/>
              <w:lang w:val="en-US"/>
            </w:rPr>
          </w:rPrChange>
        </w:rPr>
        <w:commentReference w:id="1051"/>
      </w:r>
    </w:p>
    <w:p w14:paraId="14FD99DD" w14:textId="39224C64" w:rsidR="000157B6" w:rsidRPr="00EB10E4" w:rsidRDefault="00FD5523" w:rsidP="00FD5523">
      <w:pPr>
        <w:pStyle w:val="Caption"/>
        <w:rPr>
          <w:lang w:val="en-GB"/>
          <w:rPrChange w:id="1054" w:author="Ramin Miraftabi" w:date="2026-07-07T15:17:00Z" w16du:dateUtc="2026-07-07T13:17:00Z">
            <w:rPr/>
          </w:rPrChange>
        </w:rPr>
      </w:pPr>
      <w:bookmarkStart w:id="1055" w:name="_Toc196547572"/>
      <w:r w:rsidRPr="00EB10E4">
        <w:rPr>
          <w:lang w:val="en-GB"/>
          <w:rPrChange w:id="1056" w:author="Ramin Miraftabi" w:date="2026-07-07T15:17:00Z" w16du:dateUtc="2026-07-07T13:17:00Z">
            <w:rPr/>
          </w:rPrChange>
        </w:rPr>
        <w:t xml:space="preserve">Figure </w:t>
      </w:r>
      <w:r w:rsidR="00EF66FC" w:rsidRPr="00EB10E4">
        <w:rPr>
          <w:lang w:val="en-GB"/>
          <w:rPrChange w:id="1057" w:author="Ramin Miraftabi" w:date="2026-07-07T15:17:00Z" w16du:dateUtc="2026-07-07T13:17:00Z">
            <w:rPr/>
          </w:rPrChange>
        </w:rPr>
        <w:fldChar w:fldCharType="begin"/>
      </w:r>
      <w:r w:rsidR="00EF66FC" w:rsidRPr="00EB10E4">
        <w:rPr>
          <w:lang w:val="en-GB"/>
          <w:rPrChange w:id="1058" w:author="Ramin Miraftabi" w:date="2026-07-07T15:17:00Z" w16du:dateUtc="2026-07-07T13:17:00Z">
            <w:rPr/>
          </w:rPrChange>
        </w:rPr>
        <w:instrText xml:space="preserve"> SEQ Figure \* ARABIC </w:instrText>
      </w:r>
      <w:r w:rsidR="00EF66FC" w:rsidRPr="00EB10E4">
        <w:rPr>
          <w:lang w:val="en-GB"/>
          <w:rPrChange w:id="1059" w:author="Ramin Miraftabi" w:date="2026-07-07T15:17:00Z" w16du:dateUtc="2026-07-07T13:17:00Z">
            <w:rPr>
              <w:noProof/>
            </w:rPr>
          </w:rPrChange>
        </w:rPr>
        <w:fldChar w:fldCharType="separate"/>
      </w:r>
      <w:ins w:id="1060" w:author="Ramin Miraftabi" w:date="2026-09-23T10:59:00Z" w16du:dateUtc="2026-09-23T08:59:00Z">
        <w:r w:rsidR="00A140A6">
          <w:rPr>
            <w:noProof/>
            <w:lang w:val="en-GB"/>
          </w:rPr>
          <w:t>4</w:t>
        </w:r>
      </w:ins>
      <w:del w:id="1061" w:author="Ramin Miraftabi" w:date="2026-09-23T10:58:00Z" w16du:dateUtc="2026-09-23T08:58:00Z">
        <w:r w:rsidR="00EF66FC" w:rsidRPr="00EB10E4" w:rsidDel="00A140A6">
          <w:rPr>
            <w:noProof/>
            <w:lang w:val="en-GB"/>
            <w:rPrChange w:id="1062" w:author="Ramin Miraftabi" w:date="2026-07-07T15:17:00Z" w16du:dateUtc="2026-07-07T13:17:00Z">
              <w:rPr>
                <w:noProof/>
              </w:rPr>
            </w:rPrChange>
          </w:rPr>
          <w:delText>4</w:delText>
        </w:r>
      </w:del>
      <w:r w:rsidR="00EF66FC" w:rsidRPr="00EB10E4">
        <w:rPr>
          <w:noProof/>
          <w:lang w:val="en-GB"/>
          <w:rPrChange w:id="1063" w:author="Ramin Miraftabi" w:date="2026-07-07T15:17:00Z" w16du:dateUtc="2026-07-07T13:17:00Z">
            <w:rPr>
              <w:noProof/>
            </w:rPr>
          </w:rPrChange>
        </w:rPr>
        <w:fldChar w:fldCharType="end"/>
      </w:r>
      <w:r w:rsidRPr="00EB10E4">
        <w:rPr>
          <w:lang w:val="en-GB"/>
          <w:rPrChange w:id="1064" w:author="Ramin Miraftabi" w:date="2026-07-07T15:17:00Z" w16du:dateUtc="2026-07-07T13:17:00Z">
            <w:rPr/>
          </w:rPrChange>
        </w:rPr>
        <w:t xml:space="preserve"> </w:t>
      </w:r>
      <w:commentRangeStart w:id="1065"/>
      <w:commentRangeStart w:id="1066"/>
      <w:r w:rsidRPr="00EB10E4">
        <w:rPr>
          <w:lang w:val="en-GB"/>
          <w:rPrChange w:id="1067" w:author="Ramin Miraftabi" w:date="2026-07-07T15:17:00Z" w16du:dateUtc="2026-07-07T13:17:00Z">
            <w:rPr/>
          </w:rPrChange>
        </w:rPr>
        <w:t>Traffic Clearance data model diagram</w:t>
      </w:r>
      <w:bookmarkEnd w:id="1055"/>
      <w:commentRangeEnd w:id="1065"/>
      <w:r w:rsidR="00953FC6" w:rsidRPr="00EB10E4">
        <w:rPr>
          <w:rStyle w:val="CommentReference"/>
          <w:sz w:val="20"/>
          <w:lang w:val="en-GB"/>
          <w:rPrChange w:id="1068" w:author="Ramin Miraftabi" w:date="2026-07-07T15:17:00Z" w16du:dateUtc="2026-07-07T13:17:00Z">
            <w:rPr>
              <w:rStyle w:val="CommentReference"/>
              <w:sz w:val="20"/>
            </w:rPr>
          </w:rPrChange>
        </w:rPr>
        <w:commentReference w:id="1065"/>
      </w:r>
      <w:commentRangeEnd w:id="1066"/>
      <w:r w:rsidR="008C5D35" w:rsidRPr="00EB10E4">
        <w:rPr>
          <w:rStyle w:val="CommentReference"/>
          <w:sz w:val="20"/>
          <w:lang w:val="en-GB"/>
          <w:rPrChange w:id="1069" w:author="Ramin Miraftabi" w:date="2026-07-07T15:17:00Z" w16du:dateUtc="2026-07-07T13:17:00Z">
            <w:rPr>
              <w:rStyle w:val="CommentReference"/>
              <w:sz w:val="20"/>
            </w:rPr>
          </w:rPrChange>
        </w:rPr>
        <w:commentReference w:id="1066"/>
      </w:r>
    </w:p>
    <w:p w14:paraId="3B042C4C" w14:textId="6EEEDB49" w:rsidR="00FD5523" w:rsidRPr="00EB10E4" w:rsidRDefault="00415FAC" w:rsidP="00FD5523">
      <w:pPr>
        <w:rPr>
          <w:rPrChange w:id="1070" w:author="Ramin Miraftabi" w:date="2026-07-07T15:17:00Z" w16du:dateUtc="2026-07-07T13:17:00Z">
            <w:rPr>
              <w:lang w:val="en-US"/>
            </w:rPr>
          </w:rPrChange>
        </w:rPr>
      </w:pPr>
      <w:r w:rsidRPr="00EB10E4">
        <w:rPr>
          <w:rPrChange w:id="1071" w:author="Ramin Miraftabi" w:date="2026-07-07T15:17:00Z" w16du:dateUtc="2026-07-07T13:17:00Z">
            <w:rPr>
              <w:lang w:val="en-US"/>
            </w:rPr>
          </w:rPrChange>
        </w:rPr>
        <w:lastRenderedPageBreak/>
        <w:t>The description of the data model is as follows:</w:t>
      </w:r>
    </w:p>
    <w:p w14:paraId="4EDC9023" w14:textId="77777777" w:rsidR="000C74C1" w:rsidRPr="00EB10E4" w:rsidRDefault="000C74C1" w:rsidP="000C74C1">
      <w:pPr>
        <w:pStyle w:val="Bullet1"/>
      </w:pPr>
      <w:r w:rsidRPr="00EB10E4">
        <w:t>Must be one of:</w:t>
      </w:r>
    </w:p>
    <w:p w14:paraId="7E9263AE" w14:textId="7AA96B79" w:rsidR="000C74C1" w:rsidRPr="00EB10E4" w:rsidRDefault="000C74C1" w:rsidP="000C74C1">
      <w:pPr>
        <w:pStyle w:val="Bullet2"/>
      </w:pPr>
      <w:r w:rsidRPr="00EB10E4">
        <w:t xml:space="preserve">portCallId – </w:t>
      </w:r>
      <w:ins w:id="1072" w:author="Ramin Miraftabi" w:date="2026-09-24T10:12:00Z" w16du:dateUtc="2026-09-24T08:12:00Z">
        <w:r w:rsidR="004D12D1">
          <w:t>U</w:t>
        </w:r>
      </w:ins>
      <w:del w:id="1073" w:author="Ramin Miraftabi" w:date="2026-09-24T10:12:00Z" w16du:dateUtc="2026-09-24T08:12:00Z">
        <w:r w:rsidRPr="00EB10E4" w:rsidDel="004D12D1">
          <w:delText>M</w:delText>
        </w:r>
      </w:del>
      <w:r w:rsidRPr="00EB10E4">
        <w:t>RN and preferred if known.</w:t>
      </w:r>
    </w:p>
    <w:p w14:paraId="510709AA" w14:textId="77777777" w:rsidR="000C74C1" w:rsidRPr="00EB10E4" w:rsidRDefault="000C74C1" w:rsidP="000C74C1">
      <w:pPr>
        <w:pStyle w:val="Bullet2"/>
      </w:pPr>
      <w:r w:rsidRPr="00EB10E4">
        <w:t>journeyId – Only to be used if portCallId is not available. A uuid or similar unique identifier is preferred.</w:t>
      </w:r>
    </w:p>
    <w:p w14:paraId="160A978D" w14:textId="77777777" w:rsidR="000C74C1" w:rsidRPr="00EB10E4" w:rsidRDefault="000C74C1" w:rsidP="000C74C1">
      <w:pPr>
        <w:pStyle w:val="Bullet1"/>
      </w:pPr>
      <w:r w:rsidRPr="00EB10E4">
        <w:t>vesselId – vessel MRN, IMO SHOULD is preferred, but MMSI or any other suitable identifying MRN MAY also be used.</w:t>
      </w:r>
    </w:p>
    <w:p w14:paraId="2F64B911" w14:textId="77777777" w:rsidR="000C74C1" w:rsidRPr="00EB10E4" w:rsidRDefault="000C74C1" w:rsidP="000C74C1">
      <w:pPr>
        <w:pStyle w:val="Bullet1"/>
      </w:pPr>
      <w:r w:rsidRPr="00EB10E4">
        <w:t>gml:id – UUIDv4 to uniquely identify the message across systems. Prefixed with id- to ensure xml:id requirements.</w:t>
      </w:r>
    </w:p>
    <w:p w14:paraId="461C8789" w14:textId="77777777" w:rsidR="000C74C1" w:rsidRPr="00EB10E4" w:rsidRDefault="000C74C1" w:rsidP="000C74C1">
      <w:pPr>
        <w:pStyle w:val="Bullet1"/>
      </w:pPr>
      <w:r w:rsidRPr="00EB10E4">
        <w:t>referenceMessageId – UUIDv4, MUST be used in all messages following the first message and must refer to the message being replied to. Prefixed with id- to ensure xml:id requirements.</w:t>
      </w:r>
    </w:p>
    <w:p w14:paraId="4F885BC0" w14:textId="4888A8D4" w:rsidR="000C74C1" w:rsidRPr="00EB10E4" w:rsidRDefault="000C74C1" w:rsidP="000C74C1">
      <w:pPr>
        <w:pStyle w:val="Bullet1"/>
      </w:pPr>
      <w:del w:id="1074" w:author="Ramin Miraftabi" w:date="2026-09-24T09:11:00Z" w16du:dateUtc="2026-09-24T07:11:00Z">
        <w:r w:rsidRPr="00EB10E4" w:rsidDel="00D92A70">
          <w:delText xml:space="preserve">reportedAt </w:delText>
        </w:r>
      </w:del>
      <w:ins w:id="1075" w:author="Ramin Miraftabi" w:date="2026-09-24T09:11:00Z" w16du:dateUtc="2026-09-24T07:11:00Z">
        <w:r w:rsidR="00D92A70">
          <w:t>validDateTime</w:t>
        </w:r>
        <w:r w:rsidR="00D92A70" w:rsidRPr="00EB10E4">
          <w:t xml:space="preserve"> </w:t>
        </w:r>
      </w:ins>
      <w:r w:rsidRPr="00EB10E4">
        <w:t>– SHOULD be used as timestamp of message creation. Implementations MAY decline any messages that do not contain this information.</w:t>
      </w:r>
    </w:p>
    <w:p w14:paraId="3D34AB71" w14:textId="77777777" w:rsidR="000C74C1" w:rsidRPr="00EB10E4" w:rsidRDefault="000C74C1" w:rsidP="000C74C1">
      <w:pPr>
        <w:pStyle w:val="Bullet1"/>
      </w:pPr>
      <w:r w:rsidRPr="00EB10E4">
        <w:t>reportedBy – SHOULD be used to identify the MRN or other identity of the person sending the message, for audit trails etc. Implementations MAY decline any messages that do not contain this information.</w:t>
      </w:r>
    </w:p>
    <w:p w14:paraId="28A1EDF6" w14:textId="77777777" w:rsidR="000C74C1" w:rsidRPr="00EB10E4" w:rsidRDefault="000C74C1" w:rsidP="000C74C1">
      <w:pPr>
        <w:pStyle w:val="Bullet1"/>
      </w:pPr>
      <w:r w:rsidRPr="00EB10E4">
        <w:t>comment – MAY be used to pass additional information as part of the message for human consumption.</w:t>
      </w:r>
    </w:p>
    <w:p w14:paraId="6732BD06" w14:textId="77777777" w:rsidR="000C74C1" w:rsidRPr="00EB10E4" w:rsidRDefault="000C74C1" w:rsidP="000C74C1">
      <w:pPr>
        <w:pStyle w:val="Bullet1"/>
      </w:pPr>
      <w:r w:rsidRPr="00EB10E4">
        <w:t>incomingVoyage / outgoingVoyage – SHOULD be used to identify route that is shared or to ensure that all communication on a single arrival / departure is easily connected to a specific journey. When passing through a VTS area incomingVoyage is preferred. MRN is to be preferred, but validation will accept any valid URI.</w:t>
      </w:r>
    </w:p>
    <w:p w14:paraId="208A7409" w14:textId="54B7277F" w:rsidR="000C74C1" w:rsidRPr="00EB10E4" w:rsidRDefault="00C3777A" w:rsidP="000C74C1">
      <w:pPr>
        <w:pStyle w:val="Bullet1"/>
      </w:pPr>
      <w:ins w:id="1076" w:author="Ramin Miraftabi" w:date="2026-09-23T10:14:00Z" w16du:dateUtc="2026-09-23T08:14:00Z">
        <w:r>
          <w:t>trafficC</w:t>
        </w:r>
      </w:ins>
      <w:del w:id="1077" w:author="Ramin Miraftabi" w:date="2026-09-23T10:14:00Z" w16du:dateUtc="2026-09-23T08:14:00Z">
        <w:r w:rsidR="000C74C1" w:rsidRPr="00EB10E4" w:rsidDel="00C3777A">
          <w:delText>c</w:delText>
        </w:r>
      </w:del>
      <w:r w:rsidR="000C74C1" w:rsidRPr="00EB10E4">
        <w:t xml:space="preserve">learanceMessage – must occur at least once or at most twice to allow for transitions. See </w:t>
      </w:r>
      <w:r w:rsidR="000C74C1" w:rsidRPr="00EB10E4">
        <w:fldChar w:fldCharType="begin"/>
      </w:r>
      <w:r w:rsidR="000C74C1" w:rsidRPr="00EB10E4">
        <w:instrText xml:space="preserve"> REF _Ref192677870 \r \h </w:instrText>
      </w:r>
      <w:r w:rsidR="000C74C1" w:rsidRPr="00EB10E4">
        <w:fldChar w:fldCharType="separate"/>
      </w:r>
      <w:r w:rsidR="000C74C1" w:rsidRPr="00EB10E4">
        <w:t>6.2</w:t>
      </w:r>
      <w:r w:rsidR="000C74C1" w:rsidRPr="00EB10E4">
        <w:fldChar w:fldCharType="end"/>
      </w:r>
      <w:r w:rsidR="000C74C1" w:rsidRPr="00EB10E4">
        <w:t xml:space="preserve"> for when more than one clearance message is allowed.</w:t>
      </w:r>
    </w:p>
    <w:p w14:paraId="7A924379" w14:textId="77777777" w:rsidR="000C74C1" w:rsidRPr="00EB10E4" w:rsidRDefault="000C74C1" w:rsidP="000C74C1">
      <w:pPr>
        <w:pStyle w:val="Bullet2"/>
      </w:pPr>
      <w:r w:rsidRPr="00EB10E4">
        <w:t>subject – Must be one of (case sensitive): Arrival Anchoring Operation, Arrival Berth, Arrival Portarea, Arrival Vtsarea, Departure Anchoring Operation, Departure Berth, Departure Portarea, Departure Vtsarea, Pilotage, Port Visit, Ready to Sail Operation</w:t>
      </w:r>
    </w:p>
    <w:p w14:paraId="583380BA" w14:textId="77777777" w:rsidR="000C74C1" w:rsidRPr="00EB10E4" w:rsidRDefault="000C74C1" w:rsidP="000C74C1">
      <w:pPr>
        <w:pStyle w:val="Bullet2"/>
      </w:pPr>
      <w:r w:rsidRPr="00EB10E4">
        <w:t>effectiveTime – timestamp of the estimated, planned, requested time being communicated. Timestamp must have a timezone and should be given in UTC.</w:t>
      </w:r>
    </w:p>
    <w:p w14:paraId="4ADE3E81" w14:textId="77777777" w:rsidR="000C74C1" w:rsidRPr="00EB10E4" w:rsidRDefault="000C74C1" w:rsidP="000C74C1">
      <w:pPr>
        <w:pStyle w:val="Bullet2"/>
      </w:pPr>
      <w:r w:rsidRPr="00EB10E4">
        <w:t>windowBefore / windowAfter – MAY be used to give relative offset of the window requested / given. In hh:mm format.</w:t>
      </w:r>
    </w:p>
    <w:p w14:paraId="4B10BA06" w14:textId="77777777" w:rsidR="000C74C1" w:rsidRPr="00EB10E4" w:rsidRDefault="000C74C1" w:rsidP="000C74C1">
      <w:pPr>
        <w:pStyle w:val="Bullet2"/>
      </w:pPr>
      <w:r w:rsidRPr="00EB10E4">
        <w:t>draftOrDraught – The vertical distance, at any section of a vessel from the surface of the water to the bottom of the keel. Especially useful for anchorage operations.</w:t>
      </w:r>
    </w:p>
    <w:p w14:paraId="5BBD45E1" w14:textId="77777777" w:rsidR="000C74C1" w:rsidRPr="00EB10E4" w:rsidRDefault="000C74C1" w:rsidP="000C74C1">
      <w:pPr>
        <w:pStyle w:val="Bullet2"/>
      </w:pPr>
      <w:r w:rsidRPr="00EB10E4">
        <w:t>airDraft – the vertical distance from the highest section of the vessel to the surface of the water.</w:t>
      </w:r>
    </w:p>
    <w:p w14:paraId="072EB071" w14:textId="77777777" w:rsidR="000C74C1" w:rsidRPr="00EB10E4" w:rsidRDefault="000C74C1" w:rsidP="000C74C1">
      <w:pPr>
        <w:pStyle w:val="Bullet2"/>
      </w:pPr>
      <w:r w:rsidRPr="00EB10E4">
        <w:t xml:space="preserve">messageStatus </w:t>
      </w:r>
      <w:r w:rsidRPr="00EB10E4">
        <w:softHyphen/>
        <w:t>– MUST be one of (case sensitive): Cancelled, Confirmed, Denied, Requested, or Required</w:t>
      </w:r>
    </w:p>
    <w:p w14:paraId="2533A184" w14:textId="28F1A208" w:rsidR="000C74C1" w:rsidRPr="00EB10E4" w:rsidRDefault="000C74C1" w:rsidP="000C74C1">
      <w:pPr>
        <w:pStyle w:val="Bullet2"/>
      </w:pPr>
      <w:del w:id="1078" w:author="Ramin Miraftabi" w:date="2026-09-23T10:14:00Z" w16du:dateUtc="2026-09-23T08:14:00Z">
        <w:r w:rsidRPr="00EB10E4" w:rsidDel="00C3777A">
          <w:delText xml:space="preserve">affectedArea </w:delText>
        </w:r>
      </w:del>
      <w:ins w:id="1079" w:author="Ramin Miraftabi" w:date="2026-09-23T10:14:00Z" w16du:dateUtc="2026-09-23T08:14:00Z">
        <w:r w:rsidR="00C3777A">
          <w:t>vtsInformationLocation</w:t>
        </w:r>
        <w:r w:rsidR="00C3777A" w:rsidRPr="00EB10E4">
          <w:t xml:space="preserve"> </w:t>
        </w:r>
      </w:ins>
      <w:r w:rsidRPr="00EB10E4">
        <w:t xml:space="preserve">– 1  </w:t>
      </w:r>
      <w:ins w:id="1080" w:author="Ramin Miraftabi" w:date="2026-03-05T10:28:00Z" w16du:dateUtc="2026-03-05T09:28:00Z">
        <w:r w:rsidR="00D204A7" w:rsidRPr="00EB10E4">
          <w:t xml:space="preserve">to 2 </w:t>
        </w:r>
      </w:ins>
      <w:r w:rsidRPr="00EB10E4">
        <w:t>instance</w:t>
      </w:r>
      <w:ins w:id="1081" w:author="Ramin Miraftabi" w:date="2026-03-05T10:28:00Z" w16du:dateUtc="2026-03-05T09:28:00Z">
        <w:r w:rsidR="00D204A7" w:rsidRPr="00EB10E4">
          <w:t>s</w:t>
        </w:r>
      </w:ins>
      <w:r w:rsidRPr="00EB10E4">
        <w:t xml:space="preserve"> of VTSLocation where</w:t>
      </w:r>
      <w:r w:rsidR="001C606A" w:rsidRPr="00EB10E4">
        <w:t>:</w:t>
      </w:r>
    </w:p>
    <w:p w14:paraId="48C7FCD9" w14:textId="690125DC" w:rsidR="000C74C1" w:rsidRPr="00EB10E4" w:rsidRDefault="000C74C1" w:rsidP="001C606A">
      <w:pPr>
        <w:pStyle w:val="ListParagraph"/>
        <w:numPr>
          <w:ilvl w:val="2"/>
          <w:numId w:val="13"/>
        </w:numPr>
        <w:suppressAutoHyphens/>
        <w:spacing w:after="200" w:line="276" w:lineRule="auto"/>
      </w:pPr>
      <w:r w:rsidRPr="00EB10E4">
        <w:t>one of</w:t>
      </w:r>
      <w:r w:rsidR="001C606A" w:rsidRPr="00EB10E4">
        <w:t>:</w:t>
      </w:r>
    </w:p>
    <w:p w14:paraId="6B49BF24" w14:textId="77777777" w:rsidR="00C3777A" w:rsidRDefault="00C3777A" w:rsidP="001C606A">
      <w:pPr>
        <w:pStyle w:val="ListParagraph"/>
        <w:numPr>
          <w:ilvl w:val="3"/>
          <w:numId w:val="27"/>
        </w:numPr>
        <w:suppressAutoHyphens/>
        <w:spacing w:after="200" w:line="276" w:lineRule="auto"/>
        <w:rPr>
          <w:ins w:id="1082" w:author="Ramin Miraftabi" w:date="2026-09-23T10:15:00Z" w16du:dateUtc="2026-09-23T08:15:00Z"/>
        </w:rPr>
      </w:pPr>
      <w:ins w:id="1083" w:author="Ramin Miraftabi" w:date="2026-09-23T10:15:00Z" w16du:dateUtc="2026-09-23T08:15:00Z">
        <w:r>
          <w:t>gml:point</w:t>
        </w:r>
      </w:ins>
    </w:p>
    <w:p w14:paraId="0216C9D3" w14:textId="77777777" w:rsidR="00C3777A" w:rsidRDefault="00C3777A" w:rsidP="001C606A">
      <w:pPr>
        <w:pStyle w:val="ListParagraph"/>
        <w:numPr>
          <w:ilvl w:val="3"/>
          <w:numId w:val="27"/>
        </w:numPr>
        <w:suppressAutoHyphens/>
        <w:spacing w:after="200" w:line="276" w:lineRule="auto"/>
        <w:rPr>
          <w:ins w:id="1084" w:author="Ramin Miraftabi" w:date="2026-09-23T10:15:00Z" w16du:dateUtc="2026-09-23T08:15:00Z"/>
        </w:rPr>
      </w:pPr>
      <w:ins w:id="1085" w:author="Ramin Miraftabi" w:date="2026-09-23T10:15:00Z" w16du:dateUtc="2026-09-23T08:15:00Z">
        <w:r>
          <w:t>gml:polygon</w:t>
        </w:r>
      </w:ins>
    </w:p>
    <w:p w14:paraId="04C7CADD" w14:textId="77777777" w:rsidR="00C3777A" w:rsidRDefault="000C74C1" w:rsidP="001C606A">
      <w:pPr>
        <w:pStyle w:val="ListParagraph"/>
        <w:numPr>
          <w:ilvl w:val="3"/>
          <w:numId w:val="27"/>
        </w:numPr>
        <w:suppressAutoHyphens/>
        <w:spacing w:after="200" w:line="276" w:lineRule="auto"/>
        <w:rPr>
          <w:ins w:id="1086" w:author="Ramin Miraftabi" w:date="2026-09-23T10:15:00Z" w16du:dateUtc="2026-09-23T08:15:00Z"/>
        </w:rPr>
      </w:pPr>
      <w:del w:id="1087" w:author="Ramin Miraftabi" w:date="2026-09-23T10:15:00Z" w16du:dateUtc="2026-09-23T08:15:00Z">
        <w:r w:rsidRPr="00EB10E4" w:rsidDel="00C3777A">
          <w:delText xml:space="preserve">geometry – allows the following geometry types: GM_Point, GM_Polygon, </w:delText>
        </w:r>
      </w:del>
      <w:r w:rsidRPr="00EB10E4">
        <w:t>S100_ArcByCentrePoint</w:t>
      </w:r>
    </w:p>
    <w:p w14:paraId="3B3BFE01" w14:textId="400B18EB" w:rsidR="000C74C1" w:rsidRPr="00EB10E4" w:rsidRDefault="000C74C1" w:rsidP="001C606A">
      <w:pPr>
        <w:pStyle w:val="ListParagraph"/>
        <w:numPr>
          <w:ilvl w:val="3"/>
          <w:numId w:val="27"/>
        </w:numPr>
        <w:suppressAutoHyphens/>
        <w:spacing w:after="200" w:line="276" w:lineRule="auto"/>
      </w:pPr>
      <w:del w:id="1088" w:author="Ramin Miraftabi" w:date="2026-09-23T10:15:00Z" w16du:dateUtc="2026-09-23T08:15:00Z">
        <w:r w:rsidRPr="00EB10E4" w:rsidDel="00C3777A">
          <w:delText xml:space="preserve">, </w:delText>
        </w:r>
      </w:del>
      <w:r w:rsidRPr="00EB10E4">
        <w:t>S100_CircleByCentrePoint</w:t>
      </w:r>
    </w:p>
    <w:p w14:paraId="078C38CB" w14:textId="77777777" w:rsidR="000C74C1" w:rsidRPr="00EB10E4" w:rsidRDefault="000C74C1" w:rsidP="001C606A">
      <w:pPr>
        <w:pStyle w:val="ListParagraph"/>
        <w:numPr>
          <w:ilvl w:val="3"/>
          <w:numId w:val="27"/>
        </w:numPr>
        <w:suppressAutoHyphens/>
        <w:spacing w:after="200" w:line="276" w:lineRule="auto"/>
      </w:pPr>
      <w:r w:rsidRPr="00EB10E4">
        <w:lastRenderedPageBreak/>
        <w:t>locationURN – preferably a MRN but may be any valid URN</w:t>
      </w:r>
    </w:p>
    <w:p w14:paraId="66AEA7A4" w14:textId="3DEABE7D" w:rsidR="002E6A67" w:rsidRPr="00EB10E4" w:rsidRDefault="000C74C1" w:rsidP="000E2135">
      <w:pPr>
        <w:pStyle w:val="Bullet1"/>
        <w:numPr>
          <w:ilvl w:val="2"/>
          <w:numId w:val="13"/>
        </w:numPr>
        <w:rPr>
          <w:rPrChange w:id="1089" w:author="Ramin Miraftabi" w:date="2026-07-07T15:17:00Z" w16du:dateUtc="2026-07-07T13:17:00Z">
            <w:rPr>
              <w:lang w:val="en-US"/>
            </w:rPr>
          </w:rPrChange>
        </w:rPr>
      </w:pPr>
      <w:del w:id="1090" w:author="Ramin Miraftabi" w:date="2026-03-05T10:27:00Z" w16du:dateUtc="2026-03-05T09:27:00Z">
        <w:r w:rsidRPr="00EB10E4" w:rsidDel="00D204A7">
          <w:delText xml:space="preserve">locationType </w:delText>
        </w:r>
      </w:del>
      <w:ins w:id="1091" w:author="Ramin Miraftabi" w:date="2026-03-05T10:27:00Z" w16du:dateUtc="2026-03-05T09:27:00Z">
        <w:r w:rsidR="00D204A7" w:rsidRPr="00EB10E4">
          <w:t xml:space="preserve">locationDirection </w:t>
        </w:r>
      </w:ins>
      <w:r w:rsidRPr="00EB10E4">
        <w:t>– semantically correct option from enumeration.</w:t>
      </w:r>
      <w:ins w:id="1092" w:author="Ramin Miraftabi" w:date="2026-03-05T10:28:00Z" w16du:dateUtc="2026-03-05T09:28:00Z">
        <w:r w:rsidR="00D204A7" w:rsidRPr="00EB10E4">
          <w:t xml:space="preserve"> When passing through a location the entry and exit locations of the area should be defined</w:t>
        </w:r>
      </w:ins>
      <w:ins w:id="1093" w:author="Ramin Miraftabi" w:date="2026-03-05T10:29:00Z" w16du:dateUtc="2026-03-05T09:29:00Z">
        <w:r w:rsidR="00D204A7" w:rsidRPr="00EB10E4">
          <w:t>.</w:t>
        </w:r>
      </w:ins>
    </w:p>
    <w:p w14:paraId="1DD45FA4" w14:textId="4F500BAF" w:rsidR="002B122C" w:rsidRPr="00EB10E4" w:rsidRDefault="00942AE3" w:rsidP="00033406">
      <w:pPr>
        <w:pStyle w:val="Heading1"/>
        <w:rPr>
          <w:lang w:val="en-GB"/>
          <w:rPrChange w:id="1094" w:author="Ramin Miraftabi" w:date="2026-07-07T15:17:00Z" w16du:dateUtc="2026-07-07T13:17:00Z">
            <w:rPr/>
          </w:rPrChange>
        </w:rPr>
      </w:pPr>
      <w:bookmarkStart w:id="1095" w:name="_Toc196547476"/>
      <w:bookmarkStart w:id="1096" w:name="_Ref223598755"/>
      <w:r w:rsidRPr="00EB10E4">
        <w:rPr>
          <w:lang w:val="en-GB"/>
          <w:rPrChange w:id="1097" w:author="Ramin Miraftabi" w:date="2026-07-07T15:17:00Z" w16du:dateUtc="2026-07-07T13:17:00Z">
            <w:rPr/>
          </w:rPrChange>
        </w:rPr>
        <w:lastRenderedPageBreak/>
        <w:t>Service Dynamic Behaviour</w:t>
      </w:r>
      <w:bookmarkEnd w:id="1095"/>
      <w:bookmarkEnd w:id="1096"/>
    </w:p>
    <w:p w14:paraId="5D580D07" w14:textId="77777777" w:rsidR="0006030E" w:rsidRPr="00EB10E4" w:rsidRDefault="0006030E" w:rsidP="0006030E">
      <w:pPr>
        <w:pStyle w:val="Heading1separationline"/>
        <w:rPr>
          <w:rPrChange w:id="1098" w:author="Ramin Miraftabi" w:date="2026-07-07T15:17:00Z" w16du:dateUtc="2026-07-07T13:17:00Z">
            <w:rPr>
              <w:lang w:val="en-US"/>
            </w:rPr>
          </w:rPrChange>
        </w:rPr>
      </w:pPr>
    </w:p>
    <w:p w14:paraId="1D0F241A" w14:textId="77777777" w:rsidR="00D12E01" w:rsidRPr="00EB10E4" w:rsidRDefault="00D12E01" w:rsidP="00D12E01">
      <w:pPr>
        <w:pStyle w:val="BodyText"/>
        <w:rPr>
          <w:rPrChange w:id="1099" w:author="Ramin Miraftabi" w:date="2026-07-07T15:17:00Z" w16du:dateUtc="2026-07-07T13:17:00Z">
            <w:rPr>
              <w:lang w:val="en-US"/>
            </w:rPr>
          </w:rPrChange>
        </w:rPr>
      </w:pPr>
      <w:r w:rsidRPr="00EB10E4">
        <w:rPr>
          <w:rPrChange w:id="1100" w:author="Ramin Miraftabi" w:date="2026-07-07T15:17:00Z" w16du:dateUtc="2026-07-07T13:17:00Z">
            <w:rPr>
              <w:lang w:val="en-US"/>
            </w:rPr>
          </w:rPrChange>
        </w:rPr>
        <w:t>This section describes the interactive behaviour of the traffic clearances between ship and shore.</w:t>
      </w:r>
    </w:p>
    <w:p w14:paraId="6A383594" w14:textId="76AD3958" w:rsidR="00942AE3" w:rsidRPr="00EB10E4" w:rsidRDefault="00D12E01" w:rsidP="00D12E01">
      <w:pPr>
        <w:pStyle w:val="BodyText"/>
        <w:rPr>
          <w:rPrChange w:id="1101" w:author="Ramin Miraftabi" w:date="2026-07-07T15:17:00Z" w16du:dateUtc="2026-07-07T13:17:00Z">
            <w:rPr>
              <w:lang w:val="en-US"/>
            </w:rPr>
          </w:rPrChange>
        </w:rPr>
      </w:pPr>
      <w:r w:rsidRPr="00EB10E4">
        <w:rPr>
          <w:rPrChange w:id="1102" w:author="Ramin Miraftabi" w:date="2026-07-07T15:17:00Z" w16du:dateUtc="2026-07-07T13:17:00Z">
            <w:rPr>
              <w:lang w:val="en-US"/>
            </w:rPr>
          </w:rPrChange>
        </w:rPr>
        <w:t xml:space="preserve">Before the exchange of information is initiated, the message recipient retrieves the identity of the service sender from the service infrastructure and performs an authentication procedure. If not authenticated, the service request is rejected. The specific authentication procedure is out of scope of the service specification and is described in the technical designs of this service. Thus, the following diagrams do not describe these steps. </w:t>
      </w:r>
    </w:p>
    <w:p w14:paraId="30580F8B" w14:textId="77777777" w:rsidR="002B7216" w:rsidRPr="00EB10E4" w:rsidRDefault="002B7216" w:rsidP="002B7216">
      <w:pPr>
        <w:pStyle w:val="Heading2"/>
        <w:rPr>
          <w:rPrChange w:id="1103" w:author="Ramin Miraftabi" w:date="2026-07-07T15:17:00Z" w16du:dateUtc="2026-07-07T13:17:00Z">
            <w:rPr>
              <w:lang w:val="en-US"/>
            </w:rPr>
          </w:rPrChange>
        </w:rPr>
      </w:pPr>
      <w:bookmarkStart w:id="1104" w:name="_Toc196547477"/>
      <w:r w:rsidRPr="00EB10E4">
        <w:rPr>
          <w:rPrChange w:id="1105" w:author="Ramin Miraftabi" w:date="2026-07-07T15:17:00Z" w16du:dateUtc="2026-07-07T13:17:00Z">
            <w:rPr>
              <w:lang w:val="en-US"/>
            </w:rPr>
          </w:rPrChange>
        </w:rPr>
        <w:t>The allowed use of different clearance statuses</w:t>
      </w:r>
      <w:bookmarkEnd w:id="1104"/>
    </w:p>
    <w:p w14:paraId="40FB4A8F" w14:textId="77777777" w:rsidR="002B7216" w:rsidRPr="00EB10E4" w:rsidRDefault="002B7216" w:rsidP="002B7216">
      <w:pPr>
        <w:pStyle w:val="Heading2separationline"/>
        <w:rPr>
          <w:rPrChange w:id="1106" w:author="Ramin Miraftabi" w:date="2026-07-07T15:17:00Z" w16du:dateUtc="2026-07-07T13:17:00Z">
            <w:rPr>
              <w:lang w:val="en-US"/>
            </w:rPr>
          </w:rPrChange>
        </w:rPr>
      </w:pPr>
    </w:p>
    <w:p w14:paraId="16186317" w14:textId="34F1EABA" w:rsidR="002B7216" w:rsidRPr="00EB10E4" w:rsidRDefault="00CE6C34" w:rsidP="002B7216">
      <w:pPr>
        <w:pStyle w:val="BodyText"/>
        <w:rPr>
          <w:rPrChange w:id="1107" w:author="Ramin Miraftabi" w:date="2026-07-07T15:17:00Z" w16du:dateUtc="2026-07-07T13:17:00Z">
            <w:rPr>
              <w:lang w:val="en-US"/>
            </w:rPr>
          </w:rPrChange>
        </w:rPr>
      </w:pPr>
      <w:r w:rsidRPr="00EB10E4">
        <w:rPr>
          <w:rPrChange w:id="1108" w:author="Ramin Miraftabi" w:date="2026-07-07T15:17:00Z" w16du:dateUtc="2026-07-07T13:17:00Z">
            <w:rPr>
              <w:lang w:val="en-US"/>
            </w:rPr>
          </w:rPrChange>
        </w:rPr>
        <w:t>The following requirements are placed on statuses:</w:t>
      </w:r>
    </w:p>
    <w:p w14:paraId="7C451743" w14:textId="77777777" w:rsidR="00C01CEA" w:rsidRPr="00EB10E4" w:rsidRDefault="00C01CEA" w:rsidP="00C01CEA">
      <w:pPr>
        <w:pStyle w:val="Bullet1"/>
      </w:pPr>
      <w:r w:rsidRPr="00EB10E4">
        <w:t>Requested – may be used by both vessel and VTS. Describes that this clearance is still under discussion.</w:t>
      </w:r>
    </w:p>
    <w:p w14:paraId="019A4DCB" w14:textId="77777777" w:rsidR="00C01CEA" w:rsidRPr="00EB10E4" w:rsidRDefault="00C01CEA" w:rsidP="00C01CEA">
      <w:pPr>
        <w:pStyle w:val="Bullet1"/>
      </w:pPr>
      <w:r w:rsidRPr="00EB10E4">
        <w:t xml:space="preserve">Cancelled – may only be sent from the vessel. This ends the clearance process and any new clearance must be requested as a new clearance message without a </w:t>
      </w:r>
      <w:r w:rsidRPr="00EB10E4">
        <w:rPr>
          <w:i/>
          <w:iCs/>
        </w:rPr>
        <w:t>referenceMessageId</w:t>
      </w:r>
      <w:r w:rsidRPr="00EB10E4">
        <w:t xml:space="preserve"> field.</w:t>
      </w:r>
    </w:p>
    <w:p w14:paraId="17A72051" w14:textId="77777777" w:rsidR="00C01CEA" w:rsidRPr="00EB10E4" w:rsidRDefault="00C01CEA" w:rsidP="00C01CEA">
      <w:pPr>
        <w:pStyle w:val="Bullet1"/>
      </w:pPr>
      <w:r w:rsidRPr="00EB10E4">
        <w:t>Confirmed – may be sent by both vessel and VTS. After a confirmed is sent, the recipient does not need to answer with a confirmed message.</w:t>
      </w:r>
    </w:p>
    <w:p w14:paraId="018F866B" w14:textId="77777777" w:rsidR="00C01CEA" w:rsidRPr="00EB10E4" w:rsidRDefault="00C01CEA" w:rsidP="00C01CEA">
      <w:pPr>
        <w:pStyle w:val="Bullet1"/>
      </w:pPr>
      <w:r w:rsidRPr="00EB10E4">
        <w:t>Denied – may only be sent by VTS. If this is received as a single clearance message  the vessel must either send a modified clearance request (status: requested) in the same conversation or cancel the clearance request entirely (status: cancelled).</w:t>
      </w:r>
    </w:p>
    <w:p w14:paraId="7A245E51" w14:textId="77777777" w:rsidR="00C01CEA" w:rsidRPr="00EB10E4" w:rsidRDefault="00C01CEA" w:rsidP="00C01CEA">
      <w:pPr>
        <w:pStyle w:val="Bullet1"/>
      </w:pPr>
      <w:r w:rsidRPr="00EB10E4">
        <w:t>Required – may only be sent by VTS. In this case the message sent to by VTS should also have a denied clearance message that denies the previous clearance. This is reserved for use in exceptional situations (see use case 6).</w:t>
      </w:r>
    </w:p>
    <w:p w14:paraId="71E76289" w14:textId="184EB318" w:rsidR="00D12E01" w:rsidRPr="00EB10E4" w:rsidRDefault="006F1A74" w:rsidP="00C20FE3">
      <w:pPr>
        <w:pStyle w:val="Heading2"/>
        <w:rPr>
          <w:rPrChange w:id="1109" w:author="Ramin Miraftabi" w:date="2026-07-07T15:17:00Z" w16du:dateUtc="2026-07-07T13:17:00Z">
            <w:rPr>
              <w:lang w:val="en-US"/>
            </w:rPr>
          </w:rPrChange>
        </w:rPr>
      </w:pPr>
      <w:bookmarkStart w:id="1110" w:name="_Toc196547478"/>
      <w:r w:rsidRPr="00EB10E4">
        <w:rPr>
          <w:rPrChange w:id="1111" w:author="Ramin Miraftabi" w:date="2026-07-07T15:17:00Z" w16du:dateUtc="2026-07-07T13:17:00Z">
            <w:rPr>
              <w:lang w:val="en-US"/>
            </w:rPr>
          </w:rPrChange>
        </w:rPr>
        <w:t>Multiple clearance messages in a single request</w:t>
      </w:r>
      <w:bookmarkEnd w:id="1110"/>
    </w:p>
    <w:p w14:paraId="5AC0C3C7" w14:textId="77777777" w:rsidR="006F1A74" w:rsidRPr="00EB10E4" w:rsidRDefault="006F1A74" w:rsidP="006F1A74">
      <w:pPr>
        <w:pStyle w:val="Heading2separationline"/>
        <w:rPr>
          <w:rPrChange w:id="1112" w:author="Ramin Miraftabi" w:date="2026-07-07T15:17:00Z" w16du:dateUtc="2026-07-07T13:17:00Z">
            <w:rPr>
              <w:lang w:val="en-US"/>
            </w:rPr>
          </w:rPrChange>
        </w:rPr>
      </w:pPr>
    </w:p>
    <w:p w14:paraId="45DD3AED" w14:textId="51F4533A" w:rsidR="006F1A74" w:rsidRPr="00EB10E4" w:rsidRDefault="00883C4A" w:rsidP="006F1A74">
      <w:pPr>
        <w:pStyle w:val="BodyText"/>
        <w:rPr>
          <w:rPrChange w:id="1113" w:author="Ramin Miraftabi" w:date="2026-07-07T15:17:00Z" w16du:dateUtc="2026-07-07T13:17:00Z">
            <w:rPr>
              <w:lang w:val="en-US"/>
            </w:rPr>
          </w:rPrChange>
        </w:rPr>
      </w:pPr>
      <w:r w:rsidRPr="00EB10E4">
        <w:rPr>
          <w:rPrChange w:id="1114" w:author="Ramin Miraftabi" w:date="2026-07-07T15:17:00Z" w16du:dateUtc="2026-07-07T13:17:00Z">
            <w:rPr>
              <w:lang w:val="en-US"/>
            </w:rPr>
          </w:rPrChange>
        </w:rPr>
        <w:t>A clearance request may have several clearance messages in only the following situations:</w:t>
      </w:r>
    </w:p>
    <w:p w14:paraId="144F8DB8" w14:textId="77777777" w:rsidR="003C5FA1" w:rsidRPr="00EB10E4" w:rsidRDefault="003C5FA1" w:rsidP="003C5FA1">
      <w:pPr>
        <w:pStyle w:val="Bullet1"/>
        <w:rPr>
          <w:rPrChange w:id="1115" w:author="Ramin Miraftabi" w:date="2026-07-07T15:17:00Z" w16du:dateUtc="2026-07-07T13:17:00Z">
            <w:rPr>
              <w:lang w:val="en-US"/>
            </w:rPr>
          </w:rPrChange>
        </w:rPr>
      </w:pPr>
      <w:r w:rsidRPr="00EB10E4">
        <w:rPr>
          <w:rPrChange w:id="1116" w:author="Ramin Miraftabi" w:date="2026-07-07T15:17:00Z" w16du:dateUtc="2026-07-07T13:17:00Z">
            <w:rPr>
              <w:lang w:val="en-US"/>
            </w:rPr>
          </w:rPrChange>
        </w:rPr>
        <w:t>An exceptional situation occurs and VTS denies previously granted clearance and requires a new action (described in use case 6).</w:t>
      </w:r>
    </w:p>
    <w:p w14:paraId="4AFC9799" w14:textId="77777777" w:rsidR="003C5FA1" w:rsidRPr="00EB10E4" w:rsidRDefault="003C5FA1" w:rsidP="003C5FA1">
      <w:pPr>
        <w:pStyle w:val="Bullet1"/>
        <w:rPr>
          <w:ins w:id="1117" w:author="Ramin Miraftabi" w:date="2026-03-05T10:32:00Z" w16du:dateUtc="2026-03-05T09:32:00Z"/>
          <w:rPrChange w:id="1118" w:author="Ramin Miraftabi" w:date="2026-07-07T15:17:00Z" w16du:dateUtc="2026-07-07T13:17:00Z">
            <w:rPr>
              <w:ins w:id="1119" w:author="Ramin Miraftabi" w:date="2026-03-05T10:32:00Z" w16du:dateUtc="2026-03-05T09:32:00Z"/>
              <w:lang w:val="en-US"/>
            </w:rPr>
          </w:rPrChange>
        </w:rPr>
      </w:pPr>
      <w:r w:rsidRPr="00EB10E4">
        <w:rPr>
          <w:rPrChange w:id="1120" w:author="Ramin Miraftabi" w:date="2026-07-07T15:17:00Z" w16du:dateUtc="2026-07-07T13:17:00Z">
            <w:rPr>
              <w:lang w:val="en-US"/>
            </w:rPr>
          </w:rPrChange>
        </w:rPr>
        <w:t>The clearance is dependent on another clearance and both clearances must be processed at the same time, e.g. departing anchorage and arriving in berth. In this case the status of the clearance messages must be identical throughout the clearance process. If statuses do not match, the recipient of the message must respond with an error.</w:t>
      </w:r>
    </w:p>
    <w:p w14:paraId="3C6C1D18" w14:textId="77777777" w:rsidR="00246E7B" w:rsidRPr="00EB10E4" w:rsidRDefault="00246E7B" w:rsidP="00246E7B">
      <w:pPr>
        <w:pStyle w:val="Heading2"/>
        <w:rPr>
          <w:ins w:id="1121" w:author="Ramin Miraftabi" w:date="2026-03-05T10:32:00Z" w16du:dateUtc="2026-03-05T09:32:00Z"/>
          <w:rPrChange w:id="1122" w:author="Ramin Miraftabi" w:date="2026-07-07T15:17:00Z" w16du:dateUtc="2026-07-07T13:17:00Z">
            <w:rPr>
              <w:ins w:id="1123" w:author="Ramin Miraftabi" w:date="2026-03-05T10:32:00Z" w16du:dateUtc="2026-03-05T09:32:00Z"/>
              <w:lang w:val="en-US"/>
            </w:rPr>
          </w:rPrChange>
        </w:rPr>
      </w:pPr>
      <w:bookmarkStart w:id="1124" w:name="_Toc196502230"/>
      <w:ins w:id="1125" w:author="Ramin Miraftabi" w:date="2026-03-05T10:32:00Z" w16du:dateUtc="2026-03-05T09:32:00Z">
        <w:r w:rsidRPr="00EB10E4">
          <w:rPr>
            <w:rPrChange w:id="1126" w:author="Ramin Miraftabi" w:date="2026-07-07T15:17:00Z" w16du:dateUtc="2026-07-07T13:17:00Z">
              <w:rPr>
                <w:lang w:val="en-US"/>
              </w:rPr>
            </w:rPrChange>
          </w:rPr>
          <w:t>Acknowledgement messages</w:t>
        </w:r>
        <w:bookmarkEnd w:id="1124"/>
      </w:ins>
    </w:p>
    <w:p w14:paraId="1AA4FE08" w14:textId="77777777" w:rsidR="00246E7B" w:rsidRPr="00EB10E4" w:rsidRDefault="00246E7B" w:rsidP="00246E7B">
      <w:pPr>
        <w:pStyle w:val="Heading2separationline"/>
        <w:rPr>
          <w:ins w:id="1127" w:author="Ramin Miraftabi" w:date="2026-03-05T10:32:00Z" w16du:dateUtc="2026-03-05T09:32:00Z"/>
          <w:rPrChange w:id="1128" w:author="Ramin Miraftabi" w:date="2026-07-07T15:17:00Z" w16du:dateUtc="2026-07-07T13:17:00Z">
            <w:rPr>
              <w:ins w:id="1129" w:author="Ramin Miraftabi" w:date="2026-03-05T10:32:00Z" w16du:dateUtc="2026-03-05T09:32:00Z"/>
              <w:lang w:val="en-US"/>
            </w:rPr>
          </w:rPrChange>
        </w:rPr>
      </w:pPr>
    </w:p>
    <w:p w14:paraId="46B24A5A" w14:textId="6FDF7681" w:rsidR="00246E7B" w:rsidRPr="00EB10E4" w:rsidRDefault="00246E7B" w:rsidP="00246E7B">
      <w:pPr>
        <w:pStyle w:val="BodyText"/>
        <w:rPr>
          <w:ins w:id="1130" w:author="Ramin Miraftabi" w:date="2026-03-05T10:32:00Z" w16du:dateUtc="2026-03-05T09:32:00Z"/>
          <w:rPrChange w:id="1131" w:author="Ramin Miraftabi" w:date="2026-07-07T15:17:00Z" w16du:dateUtc="2026-07-07T13:17:00Z">
            <w:rPr>
              <w:ins w:id="1132" w:author="Ramin Miraftabi" w:date="2026-03-05T10:32:00Z" w16du:dateUtc="2026-03-05T09:32:00Z"/>
              <w:lang w:val="en-US"/>
            </w:rPr>
          </w:rPrChange>
        </w:rPr>
      </w:pPr>
      <w:ins w:id="1133" w:author="Ramin Miraftabi" w:date="2026-03-05T10:32:00Z" w16du:dateUtc="2026-03-05T09:32:00Z">
        <w:r w:rsidRPr="00EB10E4">
          <w:rPr>
            <w:rPrChange w:id="1134" w:author="Ramin Miraftabi" w:date="2026-07-07T15:17:00Z" w16du:dateUtc="2026-07-07T13:17:00Z">
              <w:rPr>
                <w:lang w:val="en-US"/>
              </w:rPr>
            </w:rPrChange>
          </w:rPr>
          <w:t xml:space="preserve">The sequence diagrams </w:t>
        </w:r>
      </w:ins>
      <w:ins w:id="1135" w:author="Ramin Miraftabi" w:date="2026-07-07T15:49:00Z" w16du:dateUtc="2026-07-07T13:49:00Z">
        <w:r w:rsidR="002F4B55">
          <w:t>below</w:t>
        </w:r>
      </w:ins>
      <w:ins w:id="1136" w:author="Ramin Miraftabi" w:date="2026-03-05T10:32:00Z" w16du:dateUtc="2026-03-05T09:32:00Z">
        <w:r w:rsidRPr="00EB10E4">
          <w:rPr>
            <w:rPrChange w:id="1137" w:author="Ramin Miraftabi" w:date="2026-07-07T15:17:00Z" w16du:dateUtc="2026-07-07T13:17:00Z">
              <w:rPr>
                <w:lang w:val="en-US"/>
              </w:rPr>
            </w:rPrChange>
          </w:rPr>
          <w:t xml:space="preserve"> have multiple references to acknowledgments being sent of delivery to end systems (ship or VTS system) or opening of the message (</w:t>
        </w:r>
      </w:ins>
      <w:ins w:id="1138" w:author="Ramin Miraftabi" w:date="2026-03-05T12:03:00Z" w16du:dateUtc="2026-03-05T11:03:00Z">
        <w:r w:rsidR="00AF1D5B" w:rsidRPr="00EB10E4">
          <w:rPr>
            <w:rPrChange w:id="1139" w:author="Ramin Miraftabi" w:date="2026-07-07T15:17:00Z" w16du:dateUtc="2026-07-07T13:17:00Z">
              <w:rPr>
                <w:lang w:val="en-US"/>
              </w:rPr>
            </w:rPrChange>
          </w:rPr>
          <w:t>clearance message</w:t>
        </w:r>
      </w:ins>
      <w:ins w:id="1140" w:author="Ramin Miraftabi" w:date="2026-03-05T10:32:00Z" w16du:dateUtc="2026-03-05T09:32:00Z">
        <w:r w:rsidRPr="00EB10E4">
          <w:rPr>
            <w:rPrChange w:id="1141" w:author="Ramin Miraftabi" w:date="2026-07-07T15:17:00Z" w16du:dateUtc="2026-07-07T13:17:00Z">
              <w:rPr>
                <w:lang w:val="en-US"/>
              </w:rPr>
            </w:rPrChange>
          </w:rPr>
          <w:t xml:space="preserve">). This is due to the asynchronous and multi-hop nature of the communication where the technical transmission of a message from one component to another does not always signify the successful transmission of the message from one end system to another. </w:t>
        </w:r>
      </w:ins>
    </w:p>
    <w:p w14:paraId="7985D329" w14:textId="37FDA02D" w:rsidR="00246E7B" w:rsidRPr="00EB10E4" w:rsidRDefault="00246E7B">
      <w:pPr>
        <w:pStyle w:val="BodyText"/>
        <w:rPr>
          <w:rPrChange w:id="1142" w:author="Ramin Miraftabi" w:date="2026-07-07T15:17:00Z" w16du:dateUtc="2026-07-07T13:17:00Z">
            <w:rPr>
              <w:lang w:val="en-US"/>
            </w:rPr>
          </w:rPrChange>
        </w:rPr>
        <w:pPrChange w:id="1143" w:author="Ramin Miraftabi" w:date="2026-07-07T15:48:00Z" w16du:dateUtc="2026-07-07T13:48:00Z">
          <w:pPr>
            <w:pStyle w:val="Bullet1"/>
          </w:pPr>
        </w:pPrChange>
      </w:pPr>
      <w:ins w:id="1144" w:author="Ramin Miraftabi" w:date="2026-03-05T10:32:00Z" w16du:dateUtc="2026-03-05T09:32:00Z">
        <w:r w:rsidRPr="00EB10E4">
          <w:rPr>
            <w:rPrChange w:id="1145" w:author="Ramin Miraftabi" w:date="2026-07-07T15:17:00Z" w16du:dateUtc="2026-07-07T13:17:00Z">
              <w:rPr>
                <w:lang w:val="en-US"/>
              </w:rPr>
            </w:rPrChange>
          </w:rPr>
          <w:t xml:space="preserve">Thus, the sequence diagrams show and prescribe when acknowledgments must be sent either on the successful delivery of the </w:t>
        </w:r>
      </w:ins>
      <w:ins w:id="1146" w:author="Ramin Miraftabi" w:date="2026-03-05T12:03:00Z" w16du:dateUtc="2026-03-05T11:03:00Z">
        <w:r w:rsidR="00AF1D5B" w:rsidRPr="00EB10E4">
          <w:rPr>
            <w:rPrChange w:id="1147" w:author="Ramin Miraftabi" w:date="2026-07-07T15:17:00Z" w16du:dateUtc="2026-07-07T13:17:00Z">
              <w:rPr>
                <w:lang w:val="en-US"/>
              </w:rPr>
            </w:rPrChange>
          </w:rPr>
          <w:t>clearance message</w:t>
        </w:r>
      </w:ins>
      <w:ins w:id="1148" w:author="Ramin Miraftabi" w:date="2026-03-05T10:32:00Z" w16du:dateUtc="2026-03-05T09:32:00Z">
        <w:r w:rsidRPr="00EB10E4">
          <w:rPr>
            <w:rPrChange w:id="1149" w:author="Ramin Miraftabi" w:date="2026-07-07T15:17:00Z" w16du:dateUtc="2026-07-07T13:17:00Z">
              <w:rPr>
                <w:lang w:val="en-US"/>
              </w:rPr>
            </w:rPrChange>
          </w:rPr>
          <w:t xml:space="preserve"> to the end system or of the opening of the </w:t>
        </w:r>
      </w:ins>
      <w:ins w:id="1150" w:author="Ramin Miraftabi" w:date="2026-03-05T12:03:00Z" w16du:dateUtc="2026-03-05T11:03:00Z">
        <w:r w:rsidR="00AF1D5B" w:rsidRPr="00EB10E4">
          <w:rPr>
            <w:rPrChange w:id="1151" w:author="Ramin Miraftabi" w:date="2026-07-07T15:17:00Z" w16du:dateUtc="2026-07-07T13:17:00Z">
              <w:rPr>
                <w:lang w:val="en-US"/>
              </w:rPr>
            </w:rPrChange>
          </w:rPr>
          <w:t>clearance message</w:t>
        </w:r>
      </w:ins>
      <w:ins w:id="1152" w:author="Ramin Miraftabi" w:date="2026-03-05T10:32:00Z" w16du:dateUtc="2026-03-05T09:32:00Z">
        <w:r w:rsidRPr="00EB10E4">
          <w:rPr>
            <w:rPrChange w:id="1153" w:author="Ramin Miraftabi" w:date="2026-07-07T15:17:00Z" w16du:dateUtc="2026-07-07T13:17:00Z">
              <w:rPr>
                <w:lang w:val="en-US"/>
              </w:rPr>
            </w:rPrChange>
          </w:rPr>
          <w:t xml:space="preserve"> by a user. If the received </w:t>
        </w:r>
      </w:ins>
      <w:ins w:id="1154" w:author="Ramin Miraftabi" w:date="2026-03-05T12:03:00Z" w16du:dateUtc="2026-03-05T11:03:00Z">
        <w:r w:rsidR="00AF1D5B" w:rsidRPr="00EB10E4">
          <w:rPr>
            <w:rPrChange w:id="1155" w:author="Ramin Miraftabi" w:date="2026-07-07T15:17:00Z" w16du:dateUtc="2026-07-07T13:17:00Z">
              <w:rPr>
                <w:lang w:val="en-US"/>
              </w:rPr>
            </w:rPrChange>
          </w:rPr>
          <w:t>clearance message</w:t>
        </w:r>
      </w:ins>
      <w:ins w:id="1156" w:author="Ramin Miraftabi" w:date="2026-03-05T10:32:00Z" w16du:dateUtc="2026-03-05T09:32:00Z">
        <w:r w:rsidRPr="00EB10E4">
          <w:rPr>
            <w:rPrChange w:id="1157" w:author="Ramin Miraftabi" w:date="2026-07-07T15:17:00Z" w16du:dateUtc="2026-07-07T13:17:00Z">
              <w:rPr>
                <w:lang w:val="en-US"/>
              </w:rPr>
            </w:rPrChange>
          </w:rPr>
          <w:t xml:space="preserve"> is automatically displayed on VTS or </w:t>
        </w:r>
      </w:ins>
      <w:ins w:id="1158" w:author="Ramin Miraftabi" w:date="2026-09-22T11:58:00Z" w16du:dateUtc="2026-09-22T09:58:00Z">
        <w:r w:rsidR="00BF5C3A">
          <w:t>on-board system</w:t>
        </w:r>
      </w:ins>
      <w:ins w:id="1159" w:author="Ramin Miraftabi" w:date="2026-03-05T10:32:00Z" w16du:dateUtc="2026-03-05T09:32:00Z">
        <w:r w:rsidRPr="00EB10E4">
          <w:rPr>
            <w:rPrChange w:id="1160" w:author="Ramin Miraftabi" w:date="2026-07-07T15:17:00Z" w16du:dateUtc="2026-07-07T13:17:00Z">
              <w:rPr>
                <w:lang w:val="en-US"/>
              </w:rPr>
            </w:rPrChange>
          </w:rPr>
          <w:t xml:space="preserve">s, the opened acknowledgment can only be sent after the user has in some way interacted with the </w:t>
        </w:r>
      </w:ins>
      <w:ins w:id="1161" w:author="Ramin Miraftabi" w:date="2026-03-05T12:03:00Z" w16du:dateUtc="2026-03-05T11:03:00Z">
        <w:r w:rsidR="00AF1D5B" w:rsidRPr="00EB10E4">
          <w:rPr>
            <w:rPrChange w:id="1162" w:author="Ramin Miraftabi" w:date="2026-07-07T15:17:00Z" w16du:dateUtc="2026-07-07T13:17:00Z">
              <w:rPr>
                <w:lang w:val="en-US"/>
              </w:rPr>
            </w:rPrChange>
          </w:rPr>
          <w:t>clearance message</w:t>
        </w:r>
      </w:ins>
      <w:ins w:id="1163" w:author="Ramin Miraftabi" w:date="2026-03-05T10:32:00Z" w16du:dateUtc="2026-03-05T09:32:00Z">
        <w:r w:rsidRPr="00EB10E4">
          <w:rPr>
            <w:rPrChange w:id="1164" w:author="Ramin Miraftabi" w:date="2026-07-07T15:17:00Z" w16du:dateUtc="2026-07-07T13:17:00Z">
              <w:rPr>
                <w:lang w:val="en-US"/>
              </w:rPr>
            </w:rPrChange>
          </w:rPr>
          <w:t>.</w:t>
        </w:r>
      </w:ins>
    </w:p>
    <w:p w14:paraId="4C192CB3" w14:textId="2500CB5E" w:rsidR="00883C4A" w:rsidRPr="00EB10E4" w:rsidRDefault="003C5FA1" w:rsidP="003C5FA1">
      <w:pPr>
        <w:pStyle w:val="Heading2"/>
        <w:rPr>
          <w:rPrChange w:id="1165" w:author="Ramin Miraftabi" w:date="2026-07-07T15:17:00Z" w16du:dateUtc="2026-07-07T13:17:00Z">
            <w:rPr>
              <w:lang w:val="en-US"/>
            </w:rPr>
          </w:rPrChange>
        </w:rPr>
      </w:pPr>
      <w:bookmarkStart w:id="1166" w:name="_Toc196547479"/>
      <w:r w:rsidRPr="00EB10E4">
        <w:rPr>
          <w:rPrChange w:id="1167" w:author="Ramin Miraftabi" w:date="2026-07-07T15:17:00Z" w16du:dateUtc="2026-07-07T13:17:00Z">
            <w:rPr>
              <w:lang w:val="en-US"/>
            </w:rPr>
          </w:rPrChange>
        </w:rPr>
        <w:lastRenderedPageBreak/>
        <w:t>Sequence diagrams</w:t>
      </w:r>
      <w:bookmarkEnd w:id="1166"/>
    </w:p>
    <w:p w14:paraId="101ED317" w14:textId="77777777" w:rsidR="003C5FA1" w:rsidRPr="00EB10E4" w:rsidRDefault="003C5FA1" w:rsidP="003C5FA1">
      <w:pPr>
        <w:pStyle w:val="Heading2separationline"/>
        <w:rPr>
          <w:rPrChange w:id="1168" w:author="Ramin Miraftabi" w:date="2026-07-07T15:17:00Z" w16du:dateUtc="2026-07-07T13:17:00Z">
            <w:rPr>
              <w:lang w:val="en-US"/>
            </w:rPr>
          </w:rPrChange>
        </w:rPr>
      </w:pPr>
    </w:p>
    <w:p w14:paraId="1D8BE56E" w14:textId="179A71CF" w:rsidR="003C5FA1" w:rsidRPr="00EB10E4" w:rsidRDefault="00312AD9" w:rsidP="003C5FA1">
      <w:pPr>
        <w:pStyle w:val="BodyText"/>
        <w:rPr>
          <w:rPrChange w:id="1169" w:author="Ramin Miraftabi" w:date="2026-07-07T15:17:00Z" w16du:dateUtc="2026-07-07T13:17:00Z">
            <w:rPr>
              <w:lang w:val="en-US"/>
            </w:rPr>
          </w:rPrChange>
        </w:rPr>
      </w:pPr>
      <w:r w:rsidRPr="00EB10E4">
        <w:rPr>
          <w:rPrChange w:id="1170" w:author="Ramin Miraftabi" w:date="2026-07-07T15:17:00Z" w16du:dateUtc="2026-07-07T13:17:00Z">
            <w:rPr>
              <w:lang w:val="en-US"/>
            </w:rPr>
          </w:rPrChange>
        </w:rPr>
        <w:t>The following diagrams contain variations of the use cases described above and do not cover every single option of looping through multiple steps of negotiation for the different operations that are supported. They are intended to capture and describe the required changes in the messages that support all of the functionalities that the use cases require.</w:t>
      </w:r>
    </w:p>
    <w:p w14:paraId="5D48B7F5" w14:textId="44515F10" w:rsidR="00AC7E2C" w:rsidRPr="00EB10E4" w:rsidRDefault="00AC7E2C" w:rsidP="00AC7E2C">
      <w:pPr>
        <w:pStyle w:val="BodyText"/>
        <w:jc w:val="center"/>
        <w:rPr>
          <w:rPrChange w:id="1171" w:author="Ramin Miraftabi" w:date="2026-07-07T15:17:00Z" w16du:dateUtc="2026-07-07T13:17:00Z">
            <w:rPr>
              <w:lang w:val="en-US"/>
            </w:rPr>
          </w:rPrChange>
        </w:rPr>
      </w:pPr>
      <w:commentRangeStart w:id="1172"/>
      <w:r w:rsidRPr="00EB10E4">
        <w:rPr>
          <w:noProof/>
          <w:lang w:eastAsia="sv-SE"/>
          <w:rPrChange w:id="1173" w:author="Ramin Miraftabi" w:date="2026-07-07T15:17:00Z" w16du:dateUtc="2026-07-07T13:17:00Z">
            <w:rPr>
              <w:noProof/>
              <w:lang w:val="sv-SE" w:eastAsia="sv-SE"/>
            </w:rPr>
          </w:rPrChange>
        </w:rPr>
        <w:drawing>
          <wp:inline distT="0" distB="0" distL="0" distR="0" wp14:anchorId="00B8BCA9" wp14:editId="0BAC3D94">
            <wp:extent cx="5297103" cy="5586590"/>
            <wp:effectExtent l="0" t="0" r="0" b="190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37">
                      <a:extLst>
                        <a:ext uri="{96DAC541-7B7A-43D3-8B79-37D633B846F1}">
                          <asvg:svgBlip xmlns:asvg="http://schemas.microsoft.com/office/drawing/2016/SVG/main" r:embed="rId38"/>
                        </a:ext>
                      </a:extLst>
                    </a:blip>
                    <a:stretch>
                      <a:fillRect/>
                    </a:stretch>
                  </pic:blipFill>
                  <pic:spPr bwMode="auto">
                    <a:xfrm>
                      <a:off x="0" y="0"/>
                      <a:ext cx="5297103" cy="5586590"/>
                    </a:xfrm>
                    <a:prstGeom prst="rect">
                      <a:avLst/>
                    </a:prstGeom>
                  </pic:spPr>
                </pic:pic>
              </a:graphicData>
            </a:graphic>
          </wp:inline>
        </w:drawing>
      </w:r>
      <w:commentRangeEnd w:id="1172"/>
      <w:r w:rsidR="00BF5C3A" w:rsidRPr="00EB10E4">
        <w:rPr>
          <w:rStyle w:val="CommentReference"/>
          <w:sz w:val="22"/>
          <w:rPrChange w:id="1174" w:author="Ramin Miraftabi" w:date="2026-07-07T15:17:00Z" w16du:dateUtc="2026-07-07T13:17:00Z">
            <w:rPr>
              <w:rStyle w:val="CommentReference"/>
              <w:sz w:val="22"/>
              <w:lang w:val="en-US"/>
            </w:rPr>
          </w:rPrChange>
        </w:rPr>
        <w:commentReference w:id="1172"/>
      </w:r>
    </w:p>
    <w:p w14:paraId="15963826" w14:textId="45263A34" w:rsidR="00AC7E2C" w:rsidRPr="00EB10E4" w:rsidRDefault="00D343EA" w:rsidP="00D343EA">
      <w:pPr>
        <w:pStyle w:val="Caption"/>
        <w:rPr>
          <w:lang w:val="en-GB"/>
          <w:rPrChange w:id="1175" w:author="Ramin Miraftabi" w:date="2026-07-07T15:17:00Z" w16du:dateUtc="2026-07-07T13:17:00Z">
            <w:rPr/>
          </w:rPrChange>
        </w:rPr>
      </w:pPr>
      <w:bookmarkStart w:id="1176" w:name="_Toc196547573"/>
      <w:r w:rsidRPr="00EB10E4">
        <w:rPr>
          <w:lang w:val="en-GB"/>
          <w:rPrChange w:id="1177" w:author="Ramin Miraftabi" w:date="2026-07-07T15:17:00Z" w16du:dateUtc="2026-07-07T13:17:00Z">
            <w:rPr/>
          </w:rPrChange>
        </w:rPr>
        <w:t xml:space="preserve">Figure </w:t>
      </w:r>
      <w:r w:rsidR="00EF66FC" w:rsidRPr="00EB10E4">
        <w:rPr>
          <w:lang w:val="en-GB"/>
          <w:rPrChange w:id="1178" w:author="Ramin Miraftabi" w:date="2026-07-07T15:17:00Z" w16du:dateUtc="2026-07-07T13:17:00Z">
            <w:rPr/>
          </w:rPrChange>
        </w:rPr>
        <w:fldChar w:fldCharType="begin"/>
      </w:r>
      <w:r w:rsidR="00EF66FC" w:rsidRPr="00EB10E4">
        <w:rPr>
          <w:lang w:val="en-GB"/>
          <w:rPrChange w:id="1179" w:author="Ramin Miraftabi" w:date="2026-07-07T15:17:00Z" w16du:dateUtc="2026-07-07T13:17:00Z">
            <w:rPr/>
          </w:rPrChange>
        </w:rPr>
        <w:instrText xml:space="preserve"> SEQ Figure \* ARABIC </w:instrText>
      </w:r>
      <w:r w:rsidR="00EF66FC" w:rsidRPr="00EB10E4">
        <w:rPr>
          <w:lang w:val="en-GB"/>
          <w:rPrChange w:id="1180" w:author="Ramin Miraftabi" w:date="2026-07-07T15:17:00Z" w16du:dateUtc="2026-07-07T13:17:00Z">
            <w:rPr>
              <w:noProof/>
            </w:rPr>
          </w:rPrChange>
        </w:rPr>
        <w:fldChar w:fldCharType="separate"/>
      </w:r>
      <w:ins w:id="1181" w:author="Ramin Miraftabi" w:date="2026-09-23T10:59:00Z" w16du:dateUtc="2026-09-23T08:59:00Z">
        <w:r w:rsidR="00A140A6">
          <w:rPr>
            <w:noProof/>
            <w:lang w:val="en-GB"/>
          </w:rPr>
          <w:t>5</w:t>
        </w:r>
      </w:ins>
      <w:del w:id="1182" w:author="Ramin Miraftabi" w:date="2026-09-23T10:58:00Z" w16du:dateUtc="2026-09-23T08:58:00Z">
        <w:r w:rsidR="00EF66FC" w:rsidRPr="00EB10E4" w:rsidDel="00A140A6">
          <w:rPr>
            <w:noProof/>
            <w:lang w:val="en-GB"/>
            <w:rPrChange w:id="1183" w:author="Ramin Miraftabi" w:date="2026-07-07T15:17:00Z" w16du:dateUtc="2026-07-07T13:17:00Z">
              <w:rPr>
                <w:noProof/>
              </w:rPr>
            </w:rPrChange>
          </w:rPr>
          <w:delText>5</w:delText>
        </w:r>
      </w:del>
      <w:r w:rsidR="00EF66FC" w:rsidRPr="00EB10E4">
        <w:rPr>
          <w:noProof/>
          <w:lang w:val="en-GB"/>
          <w:rPrChange w:id="1184" w:author="Ramin Miraftabi" w:date="2026-07-07T15:17:00Z" w16du:dateUtc="2026-07-07T13:17:00Z">
            <w:rPr>
              <w:noProof/>
            </w:rPr>
          </w:rPrChange>
        </w:rPr>
        <w:fldChar w:fldCharType="end"/>
      </w:r>
      <w:r w:rsidRPr="00EB10E4">
        <w:rPr>
          <w:lang w:val="en-GB"/>
          <w:rPrChange w:id="1185" w:author="Ramin Miraftabi" w:date="2026-07-07T15:17:00Z" w16du:dateUtc="2026-07-07T13:17:00Z">
            <w:rPr/>
          </w:rPrChange>
        </w:rPr>
        <w:t xml:space="preserve"> Use case 1 sequence diagram</w:t>
      </w:r>
      <w:bookmarkEnd w:id="1176"/>
    </w:p>
    <w:p w14:paraId="25E76330" w14:textId="2B4F7D66" w:rsidR="00D3299B" w:rsidRPr="00EB10E4" w:rsidRDefault="00D3299B" w:rsidP="00580649">
      <w:pPr>
        <w:jc w:val="center"/>
        <w:rPr>
          <w:rPrChange w:id="1186" w:author="Ramin Miraftabi" w:date="2026-07-07T15:17:00Z" w16du:dateUtc="2026-07-07T13:17:00Z">
            <w:rPr>
              <w:lang w:val="en-US"/>
            </w:rPr>
          </w:rPrChange>
        </w:rPr>
      </w:pPr>
      <w:r w:rsidRPr="00EB10E4">
        <w:rPr>
          <w:noProof/>
          <w:lang w:eastAsia="sv-SE"/>
          <w:rPrChange w:id="1187" w:author="Ramin Miraftabi" w:date="2026-07-07T15:17:00Z" w16du:dateUtc="2026-07-07T13:17:00Z">
            <w:rPr>
              <w:noProof/>
              <w:lang w:val="sv-SE" w:eastAsia="sv-SE"/>
            </w:rPr>
          </w:rPrChange>
        </w:rPr>
        <w:lastRenderedPageBreak/>
        <w:drawing>
          <wp:inline distT="0" distB="0" distL="0" distR="0" wp14:anchorId="238A7052" wp14:editId="152EE797">
            <wp:extent cx="6027455" cy="3297916"/>
            <wp:effectExtent l="0" t="0" r="0" b="444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r:embed="rId39">
                      <a:extLst>
                        <a:ext uri="{96DAC541-7B7A-43D3-8B79-37D633B846F1}">
                          <asvg:svgBlip xmlns:asvg="http://schemas.microsoft.com/office/drawing/2016/SVG/main" r:embed="rId40"/>
                        </a:ext>
                      </a:extLst>
                    </a:blip>
                    <a:stretch>
                      <a:fillRect/>
                    </a:stretch>
                  </pic:blipFill>
                  <pic:spPr bwMode="auto">
                    <a:xfrm>
                      <a:off x="0" y="0"/>
                      <a:ext cx="6027455" cy="3297916"/>
                    </a:xfrm>
                    <a:prstGeom prst="rect">
                      <a:avLst/>
                    </a:prstGeom>
                  </pic:spPr>
                </pic:pic>
              </a:graphicData>
            </a:graphic>
          </wp:inline>
        </w:drawing>
      </w:r>
    </w:p>
    <w:p w14:paraId="29020B60" w14:textId="4E566124" w:rsidR="00D3299B" w:rsidRPr="00EB10E4" w:rsidRDefault="00D3299B" w:rsidP="00D3299B">
      <w:pPr>
        <w:pStyle w:val="Caption"/>
        <w:rPr>
          <w:lang w:val="en-GB"/>
          <w:rPrChange w:id="1188" w:author="Ramin Miraftabi" w:date="2026-07-07T15:17:00Z" w16du:dateUtc="2026-07-07T13:17:00Z">
            <w:rPr/>
          </w:rPrChange>
        </w:rPr>
      </w:pPr>
      <w:bookmarkStart w:id="1189" w:name="_Toc196547574"/>
      <w:r w:rsidRPr="00EB10E4">
        <w:rPr>
          <w:lang w:val="en-GB"/>
          <w:rPrChange w:id="1190" w:author="Ramin Miraftabi" w:date="2026-07-07T15:17:00Z" w16du:dateUtc="2026-07-07T13:17:00Z">
            <w:rPr/>
          </w:rPrChange>
        </w:rPr>
        <w:t xml:space="preserve">Figure </w:t>
      </w:r>
      <w:r w:rsidR="00EF66FC" w:rsidRPr="00EB10E4">
        <w:rPr>
          <w:lang w:val="en-GB"/>
          <w:rPrChange w:id="1191" w:author="Ramin Miraftabi" w:date="2026-07-07T15:17:00Z" w16du:dateUtc="2026-07-07T13:17:00Z">
            <w:rPr/>
          </w:rPrChange>
        </w:rPr>
        <w:fldChar w:fldCharType="begin"/>
      </w:r>
      <w:r w:rsidR="00EF66FC" w:rsidRPr="00EB10E4">
        <w:rPr>
          <w:lang w:val="en-GB"/>
          <w:rPrChange w:id="1192" w:author="Ramin Miraftabi" w:date="2026-07-07T15:17:00Z" w16du:dateUtc="2026-07-07T13:17:00Z">
            <w:rPr/>
          </w:rPrChange>
        </w:rPr>
        <w:instrText xml:space="preserve"> SEQ Figure \* ARABIC </w:instrText>
      </w:r>
      <w:r w:rsidR="00EF66FC" w:rsidRPr="00EB10E4">
        <w:rPr>
          <w:lang w:val="en-GB"/>
          <w:rPrChange w:id="1193" w:author="Ramin Miraftabi" w:date="2026-07-07T15:17:00Z" w16du:dateUtc="2026-07-07T13:17:00Z">
            <w:rPr>
              <w:noProof/>
            </w:rPr>
          </w:rPrChange>
        </w:rPr>
        <w:fldChar w:fldCharType="separate"/>
      </w:r>
      <w:ins w:id="1194" w:author="Ramin Miraftabi" w:date="2026-09-23T10:59:00Z" w16du:dateUtc="2026-09-23T08:59:00Z">
        <w:r w:rsidR="00A140A6">
          <w:rPr>
            <w:noProof/>
            <w:lang w:val="en-GB"/>
          </w:rPr>
          <w:t>6</w:t>
        </w:r>
      </w:ins>
      <w:del w:id="1195" w:author="Ramin Miraftabi" w:date="2026-09-23T10:58:00Z" w16du:dateUtc="2026-09-23T08:58:00Z">
        <w:r w:rsidR="00EF66FC" w:rsidRPr="00EB10E4" w:rsidDel="00A140A6">
          <w:rPr>
            <w:noProof/>
            <w:lang w:val="en-GB"/>
            <w:rPrChange w:id="1196" w:author="Ramin Miraftabi" w:date="2026-07-07T15:17:00Z" w16du:dateUtc="2026-07-07T13:17:00Z">
              <w:rPr>
                <w:noProof/>
              </w:rPr>
            </w:rPrChange>
          </w:rPr>
          <w:delText>6</w:delText>
        </w:r>
      </w:del>
      <w:r w:rsidR="00EF66FC" w:rsidRPr="00EB10E4">
        <w:rPr>
          <w:noProof/>
          <w:lang w:val="en-GB"/>
          <w:rPrChange w:id="1197" w:author="Ramin Miraftabi" w:date="2026-07-07T15:17:00Z" w16du:dateUtc="2026-07-07T13:17:00Z">
            <w:rPr>
              <w:noProof/>
            </w:rPr>
          </w:rPrChange>
        </w:rPr>
        <w:fldChar w:fldCharType="end"/>
      </w:r>
      <w:r w:rsidRPr="00EB10E4">
        <w:rPr>
          <w:lang w:val="en-GB"/>
          <w:rPrChange w:id="1198" w:author="Ramin Miraftabi" w:date="2026-07-07T15:17:00Z" w16du:dateUtc="2026-07-07T13:17:00Z">
            <w:rPr/>
          </w:rPrChange>
        </w:rPr>
        <w:t xml:space="preserve"> Use Case 2 variation 1 sequence diagram</w:t>
      </w:r>
      <w:bookmarkEnd w:id="1189"/>
    </w:p>
    <w:p w14:paraId="564AC7A5" w14:textId="583BACA4" w:rsidR="00D3299B" w:rsidRPr="00EB10E4" w:rsidRDefault="00580649" w:rsidP="00580649">
      <w:pPr>
        <w:jc w:val="center"/>
        <w:rPr>
          <w:rPrChange w:id="1199" w:author="Ramin Miraftabi" w:date="2026-07-07T15:17:00Z" w16du:dateUtc="2026-07-07T13:17:00Z">
            <w:rPr>
              <w:lang w:val="en-US"/>
            </w:rPr>
          </w:rPrChange>
        </w:rPr>
      </w:pPr>
      <w:r w:rsidRPr="00EB10E4">
        <w:rPr>
          <w:noProof/>
          <w:lang w:eastAsia="sv-SE"/>
          <w:rPrChange w:id="1200" w:author="Ramin Miraftabi" w:date="2026-07-07T15:17:00Z" w16du:dateUtc="2026-07-07T13:17:00Z">
            <w:rPr>
              <w:noProof/>
              <w:lang w:val="sv-SE" w:eastAsia="sv-SE"/>
            </w:rPr>
          </w:rPrChange>
        </w:rPr>
        <w:drawing>
          <wp:inline distT="0" distB="0" distL="0" distR="0" wp14:anchorId="045AE6CC" wp14:editId="56EF4224">
            <wp:extent cx="6030717" cy="4509812"/>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41">
                      <a:extLst>
                        <a:ext uri="{96DAC541-7B7A-43D3-8B79-37D633B846F1}">
                          <asvg:svgBlip xmlns:asvg="http://schemas.microsoft.com/office/drawing/2016/SVG/main" r:embed="rId42"/>
                        </a:ext>
                      </a:extLst>
                    </a:blip>
                    <a:stretch>
                      <a:fillRect/>
                    </a:stretch>
                  </pic:blipFill>
                  <pic:spPr bwMode="auto">
                    <a:xfrm>
                      <a:off x="0" y="0"/>
                      <a:ext cx="6030717" cy="4509812"/>
                    </a:xfrm>
                    <a:prstGeom prst="rect">
                      <a:avLst/>
                    </a:prstGeom>
                  </pic:spPr>
                </pic:pic>
              </a:graphicData>
            </a:graphic>
          </wp:inline>
        </w:drawing>
      </w:r>
    </w:p>
    <w:p w14:paraId="6F8F653D" w14:textId="4F354682" w:rsidR="00580649" w:rsidRPr="00EB10E4" w:rsidRDefault="00580649" w:rsidP="00580649">
      <w:pPr>
        <w:pStyle w:val="Caption"/>
        <w:rPr>
          <w:lang w:val="en-GB"/>
          <w:rPrChange w:id="1201" w:author="Ramin Miraftabi" w:date="2026-07-07T15:17:00Z" w16du:dateUtc="2026-07-07T13:17:00Z">
            <w:rPr/>
          </w:rPrChange>
        </w:rPr>
      </w:pPr>
      <w:bookmarkStart w:id="1202" w:name="_Toc196547575"/>
      <w:r w:rsidRPr="00EB10E4">
        <w:rPr>
          <w:lang w:val="en-GB"/>
          <w:rPrChange w:id="1203" w:author="Ramin Miraftabi" w:date="2026-07-07T15:17:00Z" w16du:dateUtc="2026-07-07T13:17:00Z">
            <w:rPr/>
          </w:rPrChange>
        </w:rPr>
        <w:t xml:space="preserve">Figure </w:t>
      </w:r>
      <w:r w:rsidR="00EF66FC" w:rsidRPr="00EB10E4">
        <w:rPr>
          <w:lang w:val="en-GB"/>
          <w:rPrChange w:id="1204" w:author="Ramin Miraftabi" w:date="2026-07-07T15:17:00Z" w16du:dateUtc="2026-07-07T13:17:00Z">
            <w:rPr/>
          </w:rPrChange>
        </w:rPr>
        <w:fldChar w:fldCharType="begin"/>
      </w:r>
      <w:r w:rsidR="00EF66FC" w:rsidRPr="00EB10E4">
        <w:rPr>
          <w:lang w:val="en-GB"/>
          <w:rPrChange w:id="1205" w:author="Ramin Miraftabi" w:date="2026-07-07T15:17:00Z" w16du:dateUtc="2026-07-07T13:17:00Z">
            <w:rPr/>
          </w:rPrChange>
        </w:rPr>
        <w:instrText xml:space="preserve"> SEQ Figure \* ARABIC </w:instrText>
      </w:r>
      <w:r w:rsidR="00EF66FC" w:rsidRPr="00EB10E4">
        <w:rPr>
          <w:lang w:val="en-GB"/>
          <w:rPrChange w:id="1206" w:author="Ramin Miraftabi" w:date="2026-07-07T15:17:00Z" w16du:dateUtc="2026-07-07T13:17:00Z">
            <w:rPr>
              <w:noProof/>
            </w:rPr>
          </w:rPrChange>
        </w:rPr>
        <w:fldChar w:fldCharType="separate"/>
      </w:r>
      <w:ins w:id="1207" w:author="Ramin Miraftabi" w:date="2026-09-23T10:59:00Z" w16du:dateUtc="2026-09-23T08:59:00Z">
        <w:r w:rsidR="00A140A6">
          <w:rPr>
            <w:noProof/>
            <w:lang w:val="en-GB"/>
          </w:rPr>
          <w:t>7</w:t>
        </w:r>
      </w:ins>
      <w:del w:id="1208" w:author="Ramin Miraftabi" w:date="2026-09-23T10:58:00Z" w16du:dateUtc="2026-09-23T08:58:00Z">
        <w:r w:rsidR="00EF66FC" w:rsidRPr="00EB10E4" w:rsidDel="00A140A6">
          <w:rPr>
            <w:noProof/>
            <w:lang w:val="en-GB"/>
            <w:rPrChange w:id="1209" w:author="Ramin Miraftabi" w:date="2026-07-07T15:17:00Z" w16du:dateUtc="2026-07-07T13:17:00Z">
              <w:rPr>
                <w:noProof/>
              </w:rPr>
            </w:rPrChange>
          </w:rPr>
          <w:delText>7</w:delText>
        </w:r>
      </w:del>
      <w:r w:rsidR="00EF66FC" w:rsidRPr="00EB10E4">
        <w:rPr>
          <w:noProof/>
          <w:lang w:val="en-GB"/>
          <w:rPrChange w:id="1210" w:author="Ramin Miraftabi" w:date="2026-07-07T15:17:00Z" w16du:dateUtc="2026-07-07T13:17:00Z">
            <w:rPr>
              <w:noProof/>
            </w:rPr>
          </w:rPrChange>
        </w:rPr>
        <w:fldChar w:fldCharType="end"/>
      </w:r>
      <w:r w:rsidRPr="00EB10E4">
        <w:rPr>
          <w:lang w:val="en-GB"/>
          <w:rPrChange w:id="1211" w:author="Ramin Miraftabi" w:date="2026-07-07T15:17:00Z" w16du:dateUtc="2026-07-07T13:17:00Z">
            <w:rPr/>
          </w:rPrChange>
        </w:rPr>
        <w:t xml:space="preserve"> Use Case 2 variation 2 sequence diagram</w:t>
      </w:r>
      <w:bookmarkEnd w:id="1202"/>
    </w:p>
    <w:p w14:paraId="647F48F0" w14:textId="5A4715E5" w:rsidR="00580649" w:rsidRPr="00EB10E4" w:rsidRDefault="006B78A2" w:rsidP="006B78A2">
      <w:pPr>
        <w:jc w:val="center"/>
        <w:rPr>
          <w:rPrChange w:id="1212" w:author="Ramin Miraftabi" w:date="2026-07-07T15:17:00Z" w16du:dateUtc="2026-07-07T13:17:00Z">
            <w:rPr>
              <w:lang w:val="en-US"/>
            </w:rPr>
          </w:rPrChange>
        </w:rPr>
      </w:pPr>
      <w:r w:rsidRPr="00EB10E4">
        <w:rPr>
          <w:noProof/>
          <w:lang w:eastAsia="sv-SE"/>
          <w:rPrChange w:id="1213" w:author="Ramin Miraftabi" w:date="2026-07-07T15:17:00Z" w16du:dateUtc="2026-07-07T13:17:00Z">
            <w:rPr>
              <w:noProof/>
              <w:lang w:val="sv-SE" w:eastAsia="sv-SE"/>
            </w:rPr>
          </w:rPrChange>
        </w:rPr>
        <w:lastRenderedPageBreak/>
        <w:drawing>
          <wp:inline distT="0" distB="0" distL="0" distR="0" wp14:anchorId="741FD47F" wp14:editId="2D7F1501">
            <wp:extent cx="6036568" cy="5769624"/>
            <wp:effectExtent l="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noChangeArrowheads="1"/>
                    </pic:cNvPicPr>
                  </pic:nvPicPr>
                  <pic:blipFill>
                    <a:blip r:embed="rId43">
                      <a:extLst>
                        <a:ext uri="{96DAC541-7B7A-43D3-8B79-37D633B846F1}">
                          <asvg:svgBlip xmlns:asvg="http://schemas.microsoft.com/office/drawing/2016/SVG/main" r:embed="rId44"/>
                        </a:ext>
                      </a:extLst>
                    </a:blip>
                    <a:stretch>
                      <a:fillRect/>
                    </a:stretch>
                  </pic:blipFill>
                  <pic:spPr bwMode="auto">
                    <a:xfrm>
                      <a:off x="0" y="0"/>
                      <a:ext cx="6036568" cy="5769624"/>
                    </a:xfrm>
                    <a:prstGeom prst="rect">
                      <a:avLst/>
                    </a:prstGeom>
                  </pic:spPr>
                </pic:pic>
              </a:graphicData>
            </a:graphic>
          </wp:inline>
        </w:drawing>
      </w:r>
    </w:p>
    <w:p w14:paraId="288930B4" w14:textId="638F8AD7" w:rsidR="006B78A2" w:rsidRPr="00EB10E4" w:rsidRDefault="006B78A2" w:rsidP="006B78A2">
      <w:pPr>
        <w:pStyle w:val="Caption"/>
        <w:rPr>
          <w:lang w:val="en-GB"/>
          <w:rPrChange w:id="1214" w:author="Ramin Miraftabi" w:date="2026-07-07T15:17:00Z" w16du:dateUtc="2026-07-07T13:17:00Z">
            <w:rPr/>
          </w:rPrChange>
        </w:rPr>
      </w:pPr>
      <w:bookmarkStart w:id="1215" w:name="_Toc196547576"/>
      <w:r w:rsidRPr="00EB10E4">
        <w:rPr>
          <w:lang w:val="en-GB"/>
          <w:rPrChange w:id="1216" w:author="Ramin Miraftabi" w:date="2026-07-07T15:17:00Z" w16du:dateUtc="2026-07-07T13:17:00Z">
            <w:rPr/>
          </w:rPrChange>
        </w:rPr>
        <w:t xml:space="preserve">Figure </w:t>
      </w:r>
      <w:r w:rsidR="00EF66FC" w:rsidRPr="00EB10E4">
        <w:rPr>
          <w:lang w:val="en-GB"/>
          <w:rPrChange w:id="1217" w:author="Ramin Miraftabi" w:date="2026-07-07T15:17:00Z" w16du:dateUtc="2026-07-07T13:17:00Z">
            <w:rPr/>
          </w:rPrChange>
        </w:rPr>
        <w:fldChar w:fldCharType="begin"/>
      </w:r>
      <w:r w:rsidR="00EF66FC" w:rsidRPr="00EB10E4">
        <w:rPr>
          <w:lang w:val="en-GB"/>
          <w:rPrChange w:id="1218" w:author="Ramin Miraftabi" w:date="2026-07-07T15:17:00Z" w16du:dateUtc="2026-07-07T13:17:00Z">
            <w:rPr/>
          </w:rPrChange>
        </w:rPr>
        <w:instrText xml:space="preserve"> SEQ Figure \* ARABIC </w:instrText>
      </w:r>
      <w:r w:rsidR="00EF66FC" w:rsidRPr="00EB10E4">
        <w:rPr>
          <w:lang w:val="en-GB"/>
          <w:rPrChange w:id="1219" w:author="Ramin Miraftabi" w:date="2026-07-07T15:17:00Z" w16du:dateUtc="2026-07-07T13:17:00Z">
            <w:rPr>
              <w:noProof/>
            </w:rPr>
          </w:rPrChange>
        </w:rPr>
        <w:fldChar w:fldCharType="separate"/>
      </w:r>
      <w:ins w:id="1220" w:author="Ramin Miraftabi" w:date="2026-09-23T10:59:00Z" w16du:dateUtc="2026-09-23T08:59:00Z">
        <w:r w:rsidR="00A140A6">
          <w:rPr>
            <w:noProof/>
            <w:lang w:val="en-GB"/>
          </w:rPr>
          <w:t>8</w:t>
        </w:r>
      </w:ins>
      <w:del w:id="1221" w:author="Ramin Miraftabi" w:date="2026-09-23T10:58:00Z" w16du:dateUtc="2026-09-23T08:58:00Z">
        <w:r w:rsidR="00EF66FC" w:rsidRPr="00EB10E4" w:rsidDel="00A140A6">
          <w:rPr>
            <w:noProof/>
            <w:lang w:val="en-GB"/>
            <w:rPrChange w:id="1222" w:author="Ramin Miraftabi" w:date="2026-07-07T15:17:00Z" w16du:dateUtc="2026-07-07T13:17:00Z">
              <w:rPr>
                <w:noProof/>
              </w:rPr>
            </w:rPrChange>
          </w:rPr>
          <w:delText>8</w:delText>
        </w:r>
      </w:del>
      <w:r w:rsidR="00EF66FC" w:rsidRPr="00EB10E4">
        <w:rPr>
          <w:noProof/>
          <w:lang w:val="en-GB"/>
          <w:rPrChange w:id="1223" w:author="Ramin Miraftabi" w:date="2026-07-07T15:17:00Z" w16du:dateUtc="2026-07-07T13:17:00Z">
            <w:rPr>
              <w:noProof/>
            </w:rPr>
          </w:rPrChange>
        </w:rPr>
        <w:fldChar w:fldCharType="end"/>
      </w:r>
      <w:r w:rsidRPr="00EB10E4">
        <w:rPr>
          <w:lang w:val="en-GB"/>
          <w:rPrChange w:id="1224" w:author="Ramin Miraftabi" w:date="2026-07-07T15:17:00Z" w16du:dateUtc="2026-07-07T13:17:00Z">
            <w:rPr/>
          </w:rPrChange>
        </w:rPr>
        <w:t xml:space="preserve"> Use Case 3 sequence diagram</w:t>
      </w:r>
      <w:bookmarkEnd w:id="1215"/>
    </w:p>
    <w:p w14:paraId="4AD36C32" w14:textId="024BC535" w:rsidR="006B78A2" w:rsidRPr="00EB10E4" w:rsidRDefault="00A52A0C" w:rsidP="00A52A0C">
      <w:pPr>
        <w:jc w:val="center"/>
        <w:rPr>
          <w:rPrChange w:id="1225" w:author="Ramin Miraftabi" w:date="2026-07-07T15:17:00Z" w16du:dateUtc="2026-07-07T13:17:00Z">
            <w:rPr>
              <w:lang w:val="en-US"/>
            </w:rPr>
          </w:rPrChange>
        </w:rPr>
      </w:pPr>
      <w:r w:rsidRPr="00EB10E4">
        <w:rPr>
          <w:noProof/>
          <w:lang w:eastAsia="sv-SE"/>
          <w:rPrChange w:id="1226" w:author="Ramin Miraftabi" w:date="2026-07-07T15:17:00Z" w16du:dateUtc="2026-07-07T13:17:00Z">
            <w:rPr>
              <w:noProof/>
              <w:lang w:val="sv-SE" w:eastAsia="sv-SE"/>
            </w:rPr>
          </w:rPrChange>
        </w:rPr>
        <w:lastRenderedPageBreak/>
        <w:drawing>
          <wp:inline distT="0" distB="0" distL="0" distR="0" wp14:anchorId="2FD938CE" wp14:editId="3AEA0937">
            <wp:extent cx="5113917" cy="5990150"/>
            <wp:effectExtent l="0" t="0" r="0" b="4445"/>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noChangeArrowheads="1"/>
                    </pic:cNvPicPr>
                  </pic:nvPicPr>
                  <pic:blipFill>
                    <a:blip r:embed="rId45">
                      <a:extLst>
                        <a:ext uri="{96DAC541-7B7A-43D3-8B79-37D633B846F1}">
                          <asvg:svgBlip xmlns:asvg="http://schemas.microsoft.com/office/drawing/2016/SVG/main" r:embed="rId46"/>
                        </a:ext>
                      </a:extLst>
                    </a:blip>
                    <a:stretch>
                      <a:fillRect/>
                    </a:stretch>
                  </pic:blipFill>
                  <pic:spPr bwMode="auto">
                    <a:xfrm>
                      <a:off x="0" y="0"/>
                      <a:ext cx="5113917" cy="5990150"/>
                    </a:xfrm>
                    <a:prstGeom prst="rect">
                      <a:avLst/>
                    </a:prstGeom>
                  </pic:spPr>
                </pic:pic>
              </a:graphicData>
            </a:graphic>
          </wp:inline>
        </w:drawing>
      </w:r>
    </w:p>
    <w:p w14:paraId="477A2AB6" w14:textId="4CCFF30D" w:rsidR="00A52A0C" w:rsidRPr="00EB10E4" w:rsidRDefault="00A52A0C" w:rsidP="00A52A0C">
      <w:pPr>
        <w:pStyle w:val="Caption"/>
        <w:rPr>
          <w:lang w:val="en-GB"/>
          <w:rPrChange w:id="1227" w:author="Ramin Miraftabi" w:date="2026-07-07T15:17:00Z" w16du:dateUtc="2026-07-07T13:17:00Z">
            <w:rPr/>
          </w:rPrChange>
        </w:rPr>
      </w:pPr>
      <w:bookmarkStart w:id="1228" w:name="_Toc196547577"/>
      <w:r w:rsidRPr="00EB10E4">
        <w:rPr>
          <w:lang w:val="en-GB"/>
          <w:rPrChange w:id="1229" w:author="Ramin Miraftabi" w:date="2026-07-07T15:17:00Z" w16du:dateUtc="2026-07-07T13:17:00Z">
            <w:rPr/>
          </w:rPrChange>
        </w:rPr>
        <w:t xml:space="preserve">Figure </w:t>
      </w:r>
      <w:r w:rsidR="00EF66FC" w:rsidRPr="00EB10E4">
        <w:rPr>
          <w:lang w:val="en-GB"/>
          <w:rPrChange w:id="1230" w:author="Ramin Miraftabi" w:date="2026-07-07T15:17:00Z" w16du:dateUtc="2026-07-07T13:17:00Z">
            <w:rPr/>
          </w:rPrChange>
        </w:rPr>
        <w:fldChar w:fldCharType="begin"/>
      </w:r>
      <w:r w:rsidR="00EF66FC" w:rsidRPr="00EB10E4">
        <w:rPr>
          <w:lang w:val="en-GB"/>
          <w:rPrChange w:id="1231" w:author="Ramin Miraftabi" w:date="2026-07-07T15:17:00Z" w16du:dateUtc="2026-07-07T13:17:00Z">
            <w:rPr/>
          </w:rPrChange>
        </w:rPr>
        <w:instrText xml:space="preserve"> SEQ Figure \* ARABIC </w:instrText>
      </w:r>
      <w:r w:rsidR="00EF66FC" w:rsidRPr="00EB10E4">
        <w:rPr>
          <w:lang w:val="en-GB"/>
          <w:rPrChange w:id="1232" w:author="Ramin Miraftabi" w:date="2026-07-07T15:17:00Z" w16du:dateUtc="2026-07-07T13:17:00Z">
            <w:rPr>
              <w:noProof/>
            </w:rPr>
          </w:rPrChange>
        </w:rPr>
        <w:fldChar w:fldCharType="separate"/>
      </w:r>
      <w:ins w:id="1233" w:author="Ramin Miraftabi" w:date="2026-09-23T10:59:00Z" w16du:dateUtc="2026-09-23T08:59:00Z">
        <w:r w:rsidR="00A140A6">
          <w:rPr>
            <w:noProof/>
            <w:lang w:val="en-GB"/>
          </w:rPr>
          <w:t>9</w:t>
        </w:r>
      </w:ins>
      <w:del w:id="1234" w:author="Ramin Miraftabi" w:date="2026-09-23T10:58:00Z" w16du:dateUtc="2026-09-23T08:58:00Z">
        <w:r w:rsidR="00EF66FC" w:rsidRPr="00EB10E4" w:rsidDel="00A140A6">
          <w:rPr>
            <w:noProof/>
            <w:lang w:val="en-GB"/>
            <w:rPrChange w:id="1235" w:author="Ramin Miraftabi" w:date="2026-07-07T15:17:00Z" w16du:dateUtc="2026-07-07T13:17:00Z">
              <w:rPr>
                <w:noProof/>
              </w:rPr>
            </w:rPrChange>
          </w:rPr>
          <w:delText>9</w:delText>
        </w:r>
      </w:del>
      <w:r w:rsidR="00EF66FC" w:rsidRPr="00EB10E4">
        <w:rPr>
          <w:noProof/>
          <w:lang w:val="en-GB"/>
          <w:rPrChange w:id="1236" w:author="Ramin Miraftabi" w:date="2026-07-07T15:17:00Z" w16du:dateUtc="2026-07-07T13:17:00Z">
            <w:rPr>
              <w:noProof/>
            </w:rPr>
          </w:rPrChange>
        </w:rPr>
        <w:fldChar w:fldCharType="end"/>
      </w:r>
      <w:r w:rsidRPr="00EB10E4">
        <w:rPr>
          <w:lang w:val="en-GB"/>
          <w:rPrChange w:id="1237" w:author="Ramin Miraftabi" w:date="2026-07-07T15:17:00Z" w16du:dateUtc="2026-07-07T13:17:00Z">
            <w:rPr/>
          </w:rPrChange>
        </w:rPr>
        <w:t xml:space="preserve"> Use Case 4 sequence diagram</w:t>
      </w:r>
      <w:bookmarkEnd w:id="1228"/>
    </w:p>
    <w:p w14:paraId="467158B3" w14:textId="47ACD10C" w:rsidR="00A52A0C" w:rsidRPr="00EB10E4" w:rsidRDefault="00ED019B" w:rsidP="00ED019B">
      <w:pPr>
        <w:jc w:val="center"/>
        <w:rPr>
          <w:rPrChange w:id="1238" w:author="Ramin Miraftabi" w:date="2026-07-07T15:17:00Z" w16du:dateUtc="2026-07-07T13:17:00Z">
            <w:rPr>
              <w:lang w:val="en-US"/>
            </w:rPr>
          </w:rPrChange>
        </w:rPr>
      </w:pPr>
      <w:r w:rsidRPr="00EB10E4">
        <w:rPr>
          <w:noProof/>
          <w:lang w:eastAsia="sv-SE"/>
          <w:rPrChange w:id="1239" w:author="Ramin Miraftabi" w:date="2026-07-07T15:17:00Z" w16du:dateUtc="2026-07-07T13:17:00Z">
            <w:rPr>
              <w:noProof/>
              <w:lang w:val="sv-SE" w:eastAsia="sv-SE"/>
            </w:rPr>
          </w:rPrChange>
        </w:rPr>
        <w:lastRenderedPageBreak/>
        <w:drawing>
          <wp:inline distT="0" distB="0" distL="0" distR="0" wp14:anchorId="4BDC9466" wp14:editId="292FC947">
            <wp:extent cx="4651793" cy="4702809"/>
            <wp:effectExtent l="0" t="0" r="0"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noChangeArrowheads="1"/>
                    </pic:cNvPicPr>
                  </pic:nvPicPr>
                  <pic:blipFill>
                    <a:blip r:embed="rId47">
                      <a:extLst>
                        <a:ext uri="{96DAC541-7B7A-43D3-8B79-37D633B846F1}">
                          <asvg:svgBlip xmlns:asvg="http://schemas.microsoft.com/office/drawing/2016/SVG/main" r:embed="rId48"/>
                        </a:ext>
                      </a:extLst>
                    </a:blip>
                    <a:stretch>
                      <a:fillRect/>
                    </a:stretch>
                  </pic:blipFill>
                  <pic:spPr bwMode="auto">
                    <a:xfrm>
                      <a:off x="0" y="0"/>
                      <a:ext cx="4651793" cy="4702809"/>
                    </a:xfrm>
                    <a:prstGeom prst="rect">
                      <a:avLst/>
                    </a:prstGeom>
                  </pic:spPr>
                </pic:pic>
              </a:graphicData>
            </a:graphic>
          </wp:inline>
        </w:drawing>
      </w:r>
    </w:p>
    <w:p w14:paraId="439BE5DA" w14:textId="5A55BA93" w:rsidR="00ED019B" w:rsidRPr="00EB10E4" w:rsidRDefault="00ED019B" w:rsidP="00ED019B">
      <w:pPr>
        <w:pStyle w:val="Caption"/>
        <w:rPr>
          <w:lang w:val="en-GB"/>
          <w:rPrChange w:id="1240" w:author="Ramin Miraftabi" w:date="2026-07-07T15:17:00Z" w16du:dateUtc="2026-07-07T13:17:00Z">
            <w:rPr/>
          </w:rPrChange>
        </w:rPr>
      </w:pPr>
      <w:bookmarkStart w:id="1241" w:name="_Toc196547578"/>
      <w:r w:rsidRPr="00EB10E4">
        <w:rPr>
          <w:lang w:val="en-GB"/>
          <w:rPrChange w:id="1242" w:author="Ramin Miraftabi" w:date="2026-07-07T15:17:00Z" w16du:dateUtc="2026-07-07T13:17:00Z">
            <w:rPr/>
          </w:rPrChange>
        </w:rPr>
        <w:t xml:space="preserve">Figure </w:t>
      </w:r>
      <w:r w:rsidR="00EF66FC" w:rsidRPr="00EB10E4">
        <w:rPr>
          <w:lang w:val="en-GB"/>
          <w:rPrChange w:id="1243" w:author="Ramin Miraftabi" w:date="2026-07-07T15:17:00Z" w16du:dateUtc="2026-07-07T13:17:00Z">
            <w:rPr/>
          </w:rPrChange>
        </w:rPr>
        <w:fldChar w:fldCharType="begin"/>
      </w:r>
      <w:r w:rsidR="00EF66FC" w:rsidRPr="00EB10E4">
        <w:rPr>
          <w:lang w:val="en-GB"/>
          <w:rPrChange w:id="1244" w:author="Ramin Miraftabi" w:date="2026-07-07T15:17:00Z" w16du:dateUtc="2026-07-07T13:17:00Z">
            <w:rPr/>
          </w:rPrChange>
        </w:rPr>
        <w:instrText xml:space="preserve"> SEQ Figure \* ARABIC </w:instrText>
      </w:r>
      <w:r w:rsidR="00EF66FC" w:rsidRPr="00EB10E4">
        <w:rPr>
          <w:lang w:val="en-GB"/>
          <w:rPrChange w:id="1245" w:author="Ramin Miraftabi" w:date="2026-07-07T15:17:00Z" w16du:dateUtc="2026-07-07T13:17:00Z">
            <w:rPr>
              <w:noProof/>
            </w:rPr>
          </w:rPrChange>
        </w:rPr>
        <w:fldChar w:fldCharType="separate"/>
      </w:r>
      <w:ins w:id="1246" w:author="Ramin Miraftabi" w:date="2026-09-23T10:59:00Z" w16du:dateUtc="2026-09-23T08:59:00Z">
        <w:r w:rsidR="00A140A6">
          <w:rPr>
            <w:noProof/>
            <w:lang w:val="en-GB"/>
          </w:rPr>
          <w:t>10</w:t>
        </w:r>
      </w:ins>
      <w:del w:id="1247" w:author="Ramin Miraftabi" w:date="2026-09-23T10:58:00Z" w16du:dateUtc="2026-09-23T08:58:00Z">
        <w:r w:rsidR="00EF66FC" w:rsidRPr="00EB10E4" w:rsidDel="00A140A6">
          <w:rPr>
            <w:noProof/>
            <w:lang w:val="en-GB"/>
            <w:rPrChange w:id="1248" w:author="Ramin Miraftabi" w:date="2026-07-07T15:17:00Z" w16du:dateUtc="2026-07-07T13:17:00Z">
              <w:rPr>
                <w:noProof/>
              </w:rPr>
            </w:rPrChange>
          </w:rPr>
          <w:delText>10</w:delText>
        </w:r>
      </w:del>
      <w:r w:rsidR="00EF66FC" w:rsidRPr="00EB10E4">
        <w:rPr>
          <w:noProof/>
          <w:lang w:val="en-GB"/>
          <w:rPrChange w:id="1249" w:author="Ramin Miraftabi" w:date="2026-07-07T15:17:00Z" w16du:dateUtc="2026-07-07T13:17:00Z">
            <w:rPr>
              <w:noProof/>
            </w:rPr>
          </w:rPrChange>
        </w:rPr>
        <w:fldChar w:fldCharType="end"/>
      </w:r>
      <w:r w:rsidRPr="00EB10E4">
        <w:rPr>
          <w:lang w:val="en-GB"/>
          <w:rPrChange w:id="1250" w:author="Ramin Miraftabi" w:date="2026-07-07T15:17:00Z" w16du:dateUtc="2026-07-07T13:17:00Z">
            <w:rPr/>
          </w:rPrChange>
        </w:rPr>
        <w:t xml:space="preserve"> Use Case 5 sequence diagram</w:t>
      </w:r>
      <w:bookmarkEnd w:id="1241"/>
    </w:p>
    <w:p w14:paraId="1996E15F" w14:textId="50D9DAF5" w:rsidR="00ED019B" w:rsidRPr="00EB10E4" w:rsidDel="00A140A6" w:rsidRDefault="00DB5384" w:rsidP="00DB5384">
      <w:pPr>
        <w:pStyle w:val="BodyText"/>
        <w:rPr>
          <w:del w:id="1251" w:author="Ramin Miraftabi" w:date="2026-09-23T10:59:00Z" w16du:dateUtc="2026-09-23T08:59:00Z"/>
          <w:rPrChange w:id="1252" w:author="Ramin Miraftabi" w:date="2026-07-07T15:17:00Z" w16du:dateUtc="2026-07-07T13:17:00Z">
            <w:rPr>
              <w:del w:id="1253" w:author="Ramin Miraftabi" w:date="2026-09-23T10:59:00Z" w16du:dateUtc="2026-09-23T08:59:00Z"/>
              <w:lang w:val="en-US"/>
            </w:rPr>
          </w:rPrChange>
        </w:rPr>
      </w:pPr>
      <w:del w:id="1254" w:author="Ramin Miraftabi" w:date="2026-09-23T10:59:00Z" w16du:dateUtc="2026-09-23T08:59:00Z">
        <w:r w:rsidRPr="00EB10E4" w:rsidDel="00A140A6">
          <w:rPr>
            <w:rPrChange w:id="1255" w:author="Ramin Miraftabi" w:date="2026-07-07T15:17:00Z" w16du:dateUtc="2026-07-07T13:17:00Z">
              <w:rPr>
                <w:lang w:val="en-US"/>
              </w:rPr>
            </w:rPrChange>
          </w:rPr>
          <w:delText xml:space="preserve">Note that the following use case may be initiated by either the ship or VTS. The following diagram focuses on illustrating the message structures in this use </w:delText>
        </w:r>
        <w:commentRangeStart w:id="1256"/>
        <w:r w:rsidRPr="00EB10E4" w:rsidDel="00A140A6">
          <w:rPr>
            <w:rPrChange w:id="1257" w:author="Ramin Miraftabi" w:date="2026-07-07T15:17:00Z" w16du:dateUtc="2026-07-07T13:17:00Z">
              <w:rPr>
                <w:lang w:val="en-US"/>
              </w:rPr>
            </w:rPrChange>
          </w:rPr>
          <w:delText>case</w:delText>
        </w:r>
        <w:commentRangeEnd w:id="1256"/>
        <w:r w:rsidR="00BF5C3A" w:rsidRPr="00EB10E4" w:rsidDel="00A140A6">
          <w:rPr>
            <w:rStyle w:val="CommentReference"/>
            <w:sz w:val="22"/>
            <w:rPrChange w:id="1258" w:author="Ramin Miraftabi" w:date="2026-07-07T15:17:00Z" w16du:dateUtc="2026-07-07T13:17:00Z">
              <w:rPr>
                <w:rStyle w:val="CommentReference"/>
                <w:sz w:val="22"/>
                <w:lang w:val="en-US"/>
              </w:rPr>
            </w:rPrChange>
          </w:rPr>
          <w:commentReference w:id="1256"/>
        </w:r>
        <w:r w:rsidRPr="00EB10E4" w:rsidDel="00A140A6">
          <w:rPr>
            <w:rPrChange w:id="1259" w:author="Ramin Miraftabi" w:date="2026-07-07T15:17:00Z" w16du:dateUtc="2026-07-07T13:17:00Z">
              <w:rPr>
                <w:lang w:val="en-US"/>
              </w:rPr>
            </w:rPrChange>
          </w:rPr>
          <w:delText>.</w:delText>
        </w:r>
      </w:del>
    </w:p>
    <w:p w14:paraId="1486F400" w14:textId="01E8580D" w:rsidR="00EF66FC" w:rsidRPr="00EB10E4" w:rsidRDefault="00EF66FC" w:rsidP="00EF66FC">
      <w:pPr>
        <w:pStyle w:val="BodyText"/>
        <w:jc w:val="center"/>
        <w:rPr>
          <w:rPrChange w:id="1260" w:author="Ramin Miraftabi" w:date="2026-07-07T15:17:00Z" w16du:dateUtc="2026-07-07T13:17:00Z">
            <w:rPr>
              <w:lang w:val="en-US"/>
            </w:rPr>
          </w:rPrChange>
        </w:rPr>
      </w:pPr>
      <w:r w:rsidRPr="00EB10E4">
        <w:rPr>
          <w:noProof/>
          <w:lang w:eastAsia="sv-SE"/>
          <w:rPrChange w:id="1261" w:author="Ramin Miraftabi" w:date="2026-07-07T15:17:00Z" w16du:dateUtc="2026-07-07T13:17:00Z">
            <w:rPr>
              <w:noProof/>
              <w:lang w:val="sv-SE" w:eastAsia="sv-SE"/>
            </w:rPr>
          </w:rPrChange>
        </w:rPr>
        <w:lastRenderedPageBreak/>
        <w:drawing>
          <wp:inline distT="0" distB="0" distL="0" distR="0" wp14:anchorId="4986A817" wp14:editId="4295A22B">
            <wp:extent cx="5746037" cy="3652209"/>
            <wp:effectExtent l="0" t="0" r="0" b="5715"/>
            <wp:docPr id="11781698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69885" name="Picture 7"/>
                    <pic:cNvPicPr>
                      <a:picLocks noChangeAspect="1" noChangeArrowheads="1"/>
                    </pic:cNvPicPr>
                  </pic:nvPicPr>
                  <pic:blipFill>
                    <a:blip r:embed="rId49">
                      <a:extLst>
                        <a:ext uri="{96DAC541-7B7A-43D3-8B79-37D633B846F1}">
                          <asvg:svgBlip xmlns:asvg="http://schemas.microsoft.com/office/drawing/2016/SVG/main" r:embed="rId50"/>
                        </a:ext>
                      </a:extLst>
                    </a:blip>
                    <a:stretch>
                      <a:fillRect/>
                    </a:stretch>
                  </pic:blipFill>
                  <pic:spPr bwMode="auto">
                    <a:xfrm>
                      <a:off x="0" y="0"/>
                      <a:ext cx="5746037" cy="3652209"/>
                    </a:xfrm>
                    <a:prstGeom prst="rect">
                      <a:avLst/>
                    </a:prstGeom>
                  </pic:spPr>
                </pic:pic>
              </a:graphicData>
            </a:graphic>
          </wp:inline>
        </w:drawing>
      </w:r>
    </w:p>
    <w:p w14:paraId="484C8028" w14:textId="1F3BC34C" w:rsidR="00EF66FC" w:rsidRDefault="00EF66FC" w:rsidP="00EF66FC">
      <w:pPr>
        <w:pStyle w:val="Caption"/>
        <w:rPr>
          <w:ins w:id="1262" w:author="Ramin Miraftabi" w:date="2026-09-23T10:55:00Z" w16du:dateUtc="2026-09-23T08:55:00Z"/>
          <w:lang w:val="en-GB"/>
        </w:rPr>
      </w:pPr>
      <w:bookmarkStart w:id="1263" w:name="_Toc196547579"/>
      <w:r w:rsidRPr="00EB10E4">
        <w:rPr>
          <w:lang w:val="en-GB"/>
          <w:rPrChange w:id="1264" w:author="Ramin Miraftabi" w:date="2026-07-07T15:17:00Z" w16du:dateUtc="2026-07-07T13:17:00Z">
            <w:rPr/>
          </w:rPrChange>
        </w:rPr>
        <w:t xml:space="preserve">Figure </w:t>
      </w:r>
      <w:r w:rsidRPr="00EB10E4">
        <w:rPr>
          <w:lang w:val="en-GB"/>
          <w:rPrChange w:id="1265" w:author="Ramin Miraftabi" w:date="2026-07-07T15:17:00Z" w16du:dateUtc="2026-07-07T13:17:00Z">
            <w:rPr/>
          </w:rPrChange>
        </w:rPr>
        <w:fldChar w:fldCharType="begin"/>
      </w:r>
      <w:r w:rsidRPr="00EB10E4">
        <w:rPr>
          <w:lang w:val="en-GB"/>
          <w:rPrChange w:id="1266" w:author="Ramin Miraftabi" w:date="2026-07-07T15:17:00Z" w16du:dateUtc="2026-07-07T13:17:00Z">
            <w:rPr/>
          </w:rPrChange>
        </w:rPr>
        <w:instrText xml:space="preserve"> SEQ Figure \* ARABIC </w:instrText>
      </w:r>
      <w:r w:rsidRPr="00EB10E4">
        <w:rPr>
          <w:lang w:val="en-GB"/>
          <w:rPrChange w:id="1267" w:author="Ramin Miraftabi" w:date="2026-07-07T15:17:00Z" w16du:dateUtc="2026-07-07T13:17:00Z">
            <w:rPr>
              <w:noProof/>
            </w:rPr>
          </w:rPrChange>
        </w:rPr>
        <w:fldChar w:fldCharType="separate"/>
      </w:r>
      <w:ins w:id="1268" w:author="Ramin Miraftabi" w:date="2026-09-23T10:59:00Z" w16du:dateUtc="2026-09-23T08:59:00Z">
        <w:r w:rsidR="00A140A6">
          <w:rPr>
            <w:noProof/>
            <w:lang w:val="en-GB"/>
          </w:rPr>
          <w:t>11</w:t>
        </w:r>
      </w:ins>
      <w:del w:id="1269" w:author="Ramin Miraftabi" w:date="2026-09-23T10:58:00Z" w16du:dateUtc="2026-09-23T08:58:00Z">
        <w:r w:rsidRPr="00EB10E4" w:rsidDel="00A140A6">
          <w:rPr>
            <w:noProof/>
            <w:lang w:val="en-GB"/>
            <w:rPrChange w:id="1270" w:author="Ramin Miraftabi" w:date="2026-07-07T15:17:00Z" w16du:dateUtc="2026-07-07T13:17:00Z">
              <w:rPr>
                <w:noProof/>
              </w:rPr>
            </w:rPrChange>
          </w:rPr>
          <w:delText>11</w:delText>
        </w:r>
      </w:del>
      <w:r w:rsidRPr="00EB10E4">
        <w:rPr>
          <w:noProof/>
          <w:lang w:val="en-GB"/>
          <w:rPrChange w:id="1271" w:author="Ramin Miraftabi" w:date="2026-07-07T15:17:00Z" w16du:dateUtc="2026-07-07T13:17:00Z">
            <w:rPr>
              <w:noProof/>
            </w:rPr>
          </w:rPrChange>
        </w:rPr>
        <w:fldChar w:fldCharType="end"/>
      </w:r>
      <w:r w:rsidRPr="00EB10E4">
        <w:rPr>
          <w:lang w:val="en-GB"/>
          <w:rPrChange w:id="1272" w:author="Ramin Miraftabi" w:date="2026-07-07T15:17:00Z" w16du:dateUtc="2026-07-07T13:17:00Z">
            <w:rPr/>
          </w:rPrChange>
        </w:rPr>
        <w:t xml:space="preserve"> Use Case 6 sequence diagram</w:t>
      </w:r>
      <w:del w:id="1273" w:author="Ramin Miraftabi" w:date="2026-09-23T10:56:00Z" w16du:dateUtc="2026-09-23T08:56:00Z">
        <w:r w:rsidRPr="00EB10E4" w:rsidDel="00A140A6">
          <w:rPr>
            <w:lang w:val="en-GB"/>
            <w:rPrChange w:id="1274" w:author="Ramin Miraftabi" w:date="2026-07-07T15:17:00Z" w16du:dateUtc="2026-07-07T13:17:00Z">
              <w:rPr/>
            </w:rPrChange>
          </w:rPr>
          <w:delText>s</w:delText>
        </w:r>
      </w:del>
      <w:bookmarkEnd w:id="1263"/>
    </w:p>
    <w:p w14:paraId="08F17531" w14:textId="77777777" w:rsidR="00A140A6" w:rsidRDefault="00A140A6" w:rsidP="00A140A6">
      <w:pPr>
        <w:rPr>
          <w:ins w:id="1275" w:author="Ramin Miraftabi" w:date="2026-09-23T10:56:00Z" w16du:dateUtc="2026-09-23T08:56:00Z"/>
        </w:rPr>
      </w:pPr>
    </w:p>
    <w:p w14:paraId="42F81D6B" w14:textId="77777777" w:rsidR="00A140A6" w:rsidRDefault="00A140A6" w:rsidP="00A140A6">
      <w:pPr>
        <w:pStyle w:val="Caption"/>
        <w:keepNext/>
        <w:rPr>
          <w:ins w:id="1276" w:author="Ramin Miraftabi" w:date="2026-09-23T10:59:00Z" w16du:dateUtc="2026-09-23T08:59:00Z"/>
        </w:rPr>
      </w:pPr>
      <w:ins w:id="1277" w:author="Ramin Miraftabi" w:date="2026-09-23T10:55:00Z" w16du:dateUtc="2026-09-23T08:55:00Z">
        <w:r>
          <w:rPr>
            <w:noProof/>
          </w:rPr>
          <w:lastRenderedPageBreak/>
          <w:drawing>
            <wp:inline distT="0" distB="0" distL="0" distR="0" wp14:anchorId="1966C0EE" wp14:editId="0E1520E3">
              <wp:extent cx="6188710" cy="5422265"/>
              <wp:effectExtent l="0" t="0" r="0" b="0"/>
              <wp:docPr id="1457720426"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20426" name="Graphic 1457720426"/>
                      <pic:cNvPicPr/>
                    </pic:nvPicPr>
                    <pic:blipFill>
                      <a:blip r:embed="rId51">
                        <a:extLst>
                          <a:ext uri="{96DAC541-7B7A-43D3-8B79-37D633B846F1}">
                            <asvg:svgBlip xmlns:asvg="http://schemas.microsoft.com/office/drawing/2016/SVG/main" r:embed="rId52"/>
                          </a:ext>
                        </a:extLst>
                      </a:blip>
                      <a:stretch>
                        <a:fillRect/>
                      </a:stretch>
                    </pic:blipFill>
                    <pic:spPr>
                      <a:xfrm>
                        <a:off x="0" y="0"/>
                        <a:ext cx="6188710" cy="5422265"/>
                      </a:xfrm>
                      <a:prstGeom prst="rect">
                        <a:avLst/>
                      </a:prstGeom>
                    </pic:spPr>
                  </pic:pic>
                </a:graphicData>
              </a:graphic>
            </wp:inline>
          </w:drawing>
        </w:r>
      </w:ins>
    </w:p>
    <w:p w14:paraId="460AAD39" w14:textId="535F092B" w:rsidR="00A140A6" w:rsidRPr="00A140A6" w:rsidDel="00A140A6" w:rsidRDefault="00A140A6" w:rsidP="00A140A6">
      <w:pPr>
        <w:pStyle w:val="Caption"/>
        <w:rPr>
          <w:del w:id="1278" w:author="Ramin Miraftabi" w:date="2026-09-23T10:59:00Z" w16du:dateUtc="2026-09-23T08:59:00Z"/>
        </w:rPr>
      </w:pPr>
      <w:ins w:id="1279" w:author="Ramin Miraftabi" w:date="2026-09-23T10:59:00Z" w16du:dateUtc="2026-09-23T08:59:00Z">
        <w:r>
          <w:t xml:space="preserve">Figure </w:t>
        </w:r>
        <w:r>
          <w:fldChar w:fldCharType="begin"/>
        </w:r>
        <w:r>
          <w:instrText xml:space="preserve"> SEQ Figure \* ARABIC </w:instrText>
        </w:r>
      </w:ins>
      <w:r>
        <w:fldChar w:fldCharType="separate"/>
      </w:r>
      <w:ins w:id="1280" w:author="Ramin Miraftabi" w:date="2026-09-23T10:59:00Z" w16du:dateUtc="2026-09-23T08:59:00Z">
        <w:r>
          <w:rPr>
            <w:noProof/>
          </w:rPr>
          <w:t>12</w:t>
        </w:r>
        <w:r>
          <w:fldChar w:fldCharType="end"/>
        </w:r>
        <w:r>
          <w:t xml:space="preserve"> Use Case 7 sequence diagram</w:t>
        </w:r>
      </w:ins>
    </w:p>
    <w:p w14:paraId="4618C0F6" w14:textId="77777777" w:rsidR="00B64066" w:rsidRPr="00EB10E4" w:rsidRDefault="00B64066" w:rsidP="00942AE3">
      <w:pPr>
        <w:pStyle w:val="Heading1"/>
        <w:rPr>
          <w:lang w:val="en-GB"/>
          <w:rPrChange w:id="1281" w:author="Ramin Miraftabi" w:date="2026-07-07T15:17:00Z" w16du:dateUtc="2026-07-07T13:17:00Z">
            <w:rPr/>
          </w:rPrChange>
        </w:rPr>
      </w:pPr>
      <w:bookmarkStart w:id="1282" w:name="_Toc196547480"/>
      <w:r w:rsidRPr="00EB10E4">
        <w:rPr>
          <w:lang w:val="en-GB"/>
          <w:rPrChange w:id="1283" w:author="Ramin Miraftabi" w:date="2026-07-07T15:17:00Z" w16du:dateUtc="2026-07-07T13:17:00Z">
            <w:rPr/>
          </w:rPrChange>
        </w:rPr>
        <w:lastRenderedPageBreak/>
        <w:t>Definitions</w:t>
      </w:r>
      <w:bookmarkEnd w:id="1282"/>
    </w:p>
    <w:p w14:paraId="540ADDC4" w14:textId="77777777" w:rsidR="0006030E" w:rsidRPr="00EB10E4" w:rsidRDefault="0006030E" w:rsidP="0006030E">
      <w:pPr>
        <w:pStyle w:val="Heading1separationline"/>
        <w:rPr>
          <w:rPrChange w:id="1284" w:author="Ramin Miraftabi" w:date="2026-07-07T15:17:00Z" w16du:dateUtc="2026-07-07T13:17:00Z">
            <w:rPr>
              <w:lang w:val="en-US"/>
            </w:rPr>
          </w:rPrChange>
        </w:rPr>
      </w:pPr>
    </w:p>
    <w:tbl>
      <w:tblPr>
        <w:tblW w:w="9214" w:type="dxa"/>
        <w:tblInd w:w="216" w:type="dxa"/>
        <w:tblLayout w:type="fixed"/>
        <w:tblLook w:val="04A0" w:firstRow="1" w:lastRow="0" w:firstColumn="1" w:lastColumn="0" w:noHBand="0" w:noVBand="1"/>
      </w:tblPr>
      <w:tblGrid>
        <w:gridCol w:w="2490"/>
        <w:gridCol w:w="6724"/>
      </w:tblGrid>
      <w:tr w:rsidR="003C65E9" w:rsidRPr="00EB10E4" w14:paraId="0681FB8C" w14:textId="77777777" w:rsidTr="008B1B67">
        <w:tc>
          <w:tcPr>
            <w:tcW w:w="2490" w:type="dxa"/>
          </w:tcPr>
          <w:p w14:paraId="5FDE0BD7" w14:textId="77777777" w:rsidR="003C65E9" w:rsidRPr="00EB10E4" w:rsidRDefault="003C65E9" w:rsidP="003C65E9">
            <w:pPr>
              <w:pStyle w:val="BodyText"/>
            </w:pPr>
            <w:r w:rsidRPr="00EB10E4">
              <w:t>Operational Node</w:t>
            </w:r>
          </w:p>
        </w:tc>
        <w:tc>
          <w:tcPr>
            <w:tcW w:w="6724" w:type="dxa"/>
          </w:tcPr>
          <w:p w14:paraId="64791A15" w14:textId="77777777" w:rsidR="003C65E9" w:rsidRPr="00EB10E4" w:rsidRDefault="003C65E9" w:rsidP="003C65E9">
            <w:pPr>
              <w:pStyle w:val="BodyText"/>
            </w:pPr>
            <w:r w:rsidRPr="00EB10E4">
              <w:t>A logical entity that performs activities. Note: nodes are specified independently of any physical realisation.</w:t>
            </w:r>
          </w:p>
          <w:p w14:paraId="14EA95D0" w14:textId="77777777" w:rsidR="003C65E9" w:rsidRPr="00EB10E4" w:rsidRDefault="003C65E9" w:rsidP="003C65E9">
            <w:pPr>
              <w:pStyle w:val="BodyText"/>
            </w:pPr>
            <w:r w:rsidRPr="00EB10E4">
              <w:t>Examples of operational nodes in the maritime context are: Maritime Control Centre, Maritime Authority, Ship, Port, Weather Information Provider, etc.</w:t>
            </w:r>
          </w:p>
        </w:tc>
      </w:tr>
      <w:tr w:rsidR="003C65E9" w:rsidRPr="00EB10E4" w14:paraId="411A3FA1" w14:textId="77777777" w:rsidTr="008B1B67">
        <w:tc>
          <w:tcPr>
            <w:tcW w:w="2490" w:type="dxa"/>
          </w:tcPr>
          <w:p w14:paraId="439BD910" w14:textId="77777777" w:rsidR="003C65E9" w:rsidRPr="00EB10E4" w:rsidRDefault="003C65E9" w:rsidP="003C65E9">
            <w:pPr>
              <w:pStyle w:val="BodyText"/>
            </w:pPr>
            <w:r w:rsidRPr="00EB10E4">
              <w:t>Service</w:t>
            </w:r>
          </w:p>
        </w:tc>
        <w:tc>
          <w:tcPr>
            <w:tcW w:w="6724" w:type="dxa"/>
          </w:tcPr>
          <w:p w14:paraId="4CE32549" w14:textId="77777777" w:rsidR="003C65E9" w:rsidRPr="00EB10E4" w:rsidRDefault="003C65E9" w:rsidP="003C65E9">
            <w:pPr>
              <w:pStyle w:val="BodyText"/>
            </w:pPr>
            <w:r w:rsidRPr="00EB10E4">
              <w:t xml:space="preserve">The provision of something (a non-physical object), by one, for the use of one or more others, regulated by formal definitions and mutual agreements. Services involve interactions between providers and consumers, which may be performed in a digital form (data exchanges) or through voice communication or written processes and procedures. </w:t>
            </w:r>
          </w:p>
        </w:tc>
      </w:tr>
      <w:tr w:rsidR="003C65E9" w:rsidRPr="00EB10E4" w14:paraId="12E21FF5" w14:textId="77777777" w:rsidTr="008B1B67">
        <w:tc>
          <w:tcPr>
            <w:tcW w:w="2490" w:type="dxa"/>
          </w:tcPr>
          <w:p w14:paraId="2707E2B9" w14:textId="77777777" w:rsidR="003C65E9" w:rsidRPr="00EB10E4" w:rsidRDefault="003C65E9" w:rsidP="003C65E9">
            <w:pPr>
              <w:pStyle w:val="BodyText"/>
            </w:pPr>
            <w:r w:rsidRPr="00EB10E4">
              <w:t>Service Consumer</w:t>
            </w:r>
          </w:p>
        </w:tc>
        <w:tc>
          <w:tcPr>
            <w:tcW w:w="6724" w:type="dxa"/>
          </w:tcPr>
          <w:p w14:paraId="7491A7E0" w14:textId="77777777" w:rsidR="003C65E9" w:rsidRPr="00EB10E4" w:rsidRDefault="003C65E9" w:rsidP="003C65E9">
            <w:pPr>
              <w:pStyle w:val="BodyText"/>
            </w:pPr>
            <w:r w:rsidRPr="00EB10E4">
              <w:t>A service consumer uses service instances provided by service providers. All users within the maritime domain can be service customers, e.g., ships and their crew, authorities, VTS centres, organizations (e.g., meteorological), commercial service providers, etc.</w:t>
            </w:r>
          </w:p>
        </w:tc>
      </w:tr>
      <w:tr w:rsidR="003C65E9" w:rsidRPr="00EB10E4" w14:paraId="544EC6EC" w14:textId="77777777" w:rsidTr="008B1B67">
        <w:tc>
          <w:tcPr>
            <w:tcW w:w="2490" w:type="dxa"/>
          </w:tcPr>
          <w:p w14:paraId="07F0BCEB" w14:textId="77777777" w:rsidR="003C65E9" w:rsidRPr="00EB10E4" w:rsidRDefault="003C65E9" w:rsidP="003C65E9">
            <w:pPr>
              <w:pStyle w:val="BodyText"/>
            </w:pPr>
            <w:r w:rsidRPr="00EB10E4">
              <w:t>Service Data Model</w:t>
            </w:r>
          </w:p>
        </w:tc>
        <w:tc>
          <w:tcPr>
            <w:tcW w:w="6724" w:type="dxa"/>
          </w:tcPr>
          <w:p w14:paraId="398C3EB7" w14:textId="77777777" w:rsidR="003C65E9" w:rsidRPr="00EB10E4" w:rsidRDefault="003C65E9" w:rsidP="003C65E9">
            <w:pPr>
              <w:pStyle w:val="BodyText"/>
            </w:pPr>
            <w:r w:rsidRPr="00EB10E4">
              <w:t>Formal description of one dedicated service at logical level. The service data model is part of the Service Specification. Is typically defined in UML and/or XSD. If an external data model exists (e.g., a standard data model), then the service data model shall refer to it: each data item of the service data model shall be mapped to a data item defined in the external data model.</w:t>
            </w:r>
          </w:p>
        </w:tc>
      </w:tr>
      <w:tr w:rsidR="003C65E9" w:rsidRPr="00EB10E4" w14:paraId="5D76BAAD" w14:textId="77777777" w:rsidTr="008B1B67">
        <w:tc>
          <w:tcPr>
            <w:tcW w:w="2490" w:type="dxa"/>
          </w:tcPr>
          <w:p w14:paraId="6D3240C5" w14:textId="77777777" w:rsidR="003C65E9" w:rsidRPr="00EB10E4" w:rsidRDefault="003C65E9" w:rsidP="003C65E9">
            <w:pPr>
              <w:pStyle w:val="BodyText"/>
            </w:pPr>
            <w:r w:rsidRPr="00EB10E4">
              <w:t>Service Interface</w:t>
            </w:r>
          </w:p>
        </w:tc>
        <w:tc>
          <w:tcPr>
            <w:tcW w:w="6724" w:type="dxa"/>
          </w:tcPr>
          <w:p w14:paraId="3BEBBB21" w14:textId="77777777" w:rsidR="003C65E9" w:rsidRPr="00EB10E4" w:rsidRDefault="003C65E9" w:rsidP="003C65E9">
            <w:pPr>
              <w:pStyle w:val="BodyText"/>
            </w:pPr>
            <w:r w:rsidRPr="00EB10E4">
              <w:t>The communication mechanism of the service, i.e., interaction mechanism between service provider and service consumer. A service interface is characterised by a message exchange pattern and consists of service operations that are either allocated to the provider or the consumer of the service.</w:t>
            </w:r>
          </w:p>
        </w:tc>
      </w:tr>
      <w:tr w:rsidR="003C65E9" w:rsidRPr="00EB10E4" w14:paraId="5197E156" w14:textId="77777777" w:rsidTr="008B1B67">
        <w:tc>
          <w:tcPr>
            <w:tcW w:w="2490" w:type="dxa"/>
          </w:tcPr>
          <w:p w14:paraId="2EE468F3" w14:textId="77777777" w:rsidR="003C65E9" w:rsidRPr="00EB10E4" w:rsidRDefault="003C65E9" w:rsidP="003C65E9">
            <w:pPr>
              <w:pStyle w:val="BodyText"/>
            </w:pPr>
            <w:r w:rsidRPr="00EB10E4">
              <w:t>Service Operation</w:t>
            </w:r>
          </w:p>
        </w:tc>
        <w:tc>
          <w:tcPr>
            <w:tcW w:w="6724" w:type="dxa"/>
          </w:tcPr>
          <w:p w14:paraId="0B9AED8D" w14:textId="77777777" w:rsidR="003C65E9" w:rsidRPr="00EB10E4" w:rsidRDefault="003C65E9" w:rsidP="003C65E9">
            <w:pPr>
              <w:pStyle w:val="BodyText"/>
            </w:pPr>
            <w:r w:rsidRPr="00EB10E4">
              <w:t>Functions or procedure which enables programmatic communication with a service via a service interface.</w:t>
            </w:r>
          </w:p>
        </w:tc>
      </w:tr>
      <w:tr w:rsidR="00210DC7" w:rsidRPr="00EB10E4" w14:paraId="295F49BF" w14:textId="77777777" w:rsidTr="008B1B67">
        <w:tc>
          <w:tcPr>
            <w:tcW w:w="2490" w:type="dxa"/>
          </w:tcPr>
          <w:p w14:paraId="4FF40B8D" w14:textId="48F57AA2" w:rsidR="00210DC7" w:rsidRPr="00EB10E4" w:rsidRDefault="00FF4641" w:rsidP="00CF7488">
            <w:pPr>
              <w:pStyle w:val="BodyText"/>
              <w:jc w:val="left"/>
            </w:pPr>
            <w:r w:rsidRPr="00EB10E4">
              <w:t>Service Physical Data Model</w:t>
            </w:r>
          </w:p>
        </w:tc>
        <w:tc>
          <w:tcPr>
            <w:tcW w:w="6724" w:type="dxa"/>
          </w:tcPr>
          <w:p w14:paraId="0F4C3C30" w14:textId="77777777" w:rsidR="00CF7488" w:rsidRPr="00EB10E4" w:rsidRDefault="00CF7488" w:rsidP="00CF7488">
            <w:pPr>
              <w:pStyle w:val="BodyText"/>
            </w:pPr>
            <w:r w:rsidRPr="00EB10E4">
              <w:t>Describes the realisation of a dedicated service data model in a dedicated technology. This includes a detailed description of the data S-212 to be exchanged using the chosen technology. The actual format of the service physical data model depends on the chosen technology. Examples may be WSDL and XSD files (e.g., for SOAP services) or swagger (Open API) specifications (e.g., for REST services). If an external data model exists (e.g., a standard data model), then the service physical data model shall refer to it: each data item of the service physical data model shall be mapped to a data item defined in the external data model.</w:t>
            </w:r>
          </w:p>
          <w:p w14:paraId="606BF9E9" w14:textId="7AADBBD9" w:rsidR="00210DC7" w:rsidRPr="00EB10E4" w:rsidRDefault="00CF7488" w:rsidP="00CF7488">
            <w:pPr>
              <w:pStyle w:val="BodyText"/>
            </w:pPr>
            <w:r w:rsidRPr="00EB10E4">
              <w:t>In order to prove correct implementation of the service specification, there shall exist a mapping between the service physical data model and the service data model. This means, each data item used in the service physical data model shall be mapped to a corresponding data item of the service data model. (In case of existing mappings to a common external (standard) data model from both the service data model and the service physical data model, such a mapping is implicitly given.)</w:t>
            </w:r>
          </w:p>
        </w:tc>
      </w:tr>
      <w:tr w:rsidR="003C65E9" w:rsidRPr="00EB10E4" w14:paraId="4E3206A4" w14:textId="77777777" w:rsidTr="008B1B67">
        <w:tc>
          <w:tcPr>
            <w:tcW w:w="2490" w:type="dxa"/>
          </w:tcPr>
          <w:p w14:paraId="4AAC730A" w14:textId="77777777" w:rsidR="003C65E9" w:rsidRPr="00EB10E4" w:rsidRDefault="003C65E9" w:rsidP="003C65E9">
            <w:pPr>
              <w:pStyle w:val="BodyText"/>
            </w:pPr>
            <w:r w:rsidRPr="00EB10E4">
              <w:lastRenderedPageBreak/>
              <w:t>Service Provider</w:t>
            </w:r>
          </w:p>
        </w:tc>
        <w:tc>
          <w:tcPr>
            <w:tcW w:w="6724" w:type="dxa"/>
          </w:tcPr>
          <w:p w14:paraId="54C61575" w14:textId="77777777" w:rsidR="003C65E9" w:rsidRPr="00EB10E4" w:rsidRDefault="003C65E9" w:rsidP="003C65E9">
            <w:pPr>
              <w:pStyle w:val="BodyText"/>
            </w:pPr>
            <w:r w:rsidRPr="00EB10E4">
              <w:t>A service provider provides instances of services according to a Service Specification and service instance description. All users within the maritime domain can be service providers, e.g., authorities, VTS centres, organizations (e.g., meteorological), commercial service providers, etc.</w:t>
            </w:r>
          </w:p>
        </w:tc>
      </w:tr>
    </w:tbl>
    <w:p w14:paraId="7E05B4F0" w14:textId="77777777" w:rsidR="0088772B" w:rsidRPr="00EB10E4" w:rsidRDefault="0088772B" w:rsidP="0088772B">
      <w:pPr>
        <w:pStyle w:val="BodyText"/>
      </w:pPr>
    </w:p>
    <w:p w14:paraId="71AEB876" w14:textId="28D629A1" w:rsidR="001B55A5" w:rsidRPr="00EB10E4" w:rsidRDefault="001B55A5" w:rsidP="001B55A5">
      <w:pPr>
        <w:pStyle w:val="Heading1"/>
        <w:rPr>
          <w:lang w:val="en-GB"/>
          <w:rPrChange w:id="1285" w:author="Ramin Miraftabi" w:date="2026-07-07T15:17:00Z" w16du:dateUtc="2026-07-07T13:17:00Z">
            <w:rPr/>
          </w:rPrChange>
        </w:rPr>
      </w:pPr>
      <w:bookmarkStart w:id="1286" w:name="_Toc196547481"/>
      <w:r w:rsidRPr="00EB10E4">
        <w:rPr>
          <w:lang w:val="en-GB"/>
          <w:rPrChange w:id="1287" w:author="Ramin Miraftabi" w:date="2026-07-07T15:17:00Z" w16du:dateUtc="2026-07-07T13:17:00Z">
            <w:rPr/>
          </w:rPrChange>
        </w:rPr>
        <w:lastRenderedPageBreak/>
        <w:t>Abbreviations</w:t>
      </w:r>
      <w:bookmarkEnd w:id="1286"/>
    </w:p>
    <w:p w14:paraId="2EC232DF" w14:textId="77777777" w:rsidR="0006030E" w:rsidRPr="00EB10E4" w:rsidRDefault="0006030E" w:rsidP="0006030E">
      <w:pPr>
        <w:pStyle w:val="Heading1separationline"/>
        <w:rPr>
          <w:rPrChange w:id="1288" w:author="Ramin Miraftabi" w:date="2026-07-07T15:17:00Z" w16du:dateUtc="2026-07-07T13:17:00Z">
            <w:rPr>
              <w:lang w:val="en-US"/>
            </w:rPr>
          </w:rPrChange>
        </w:rPr>
      </w:pPr>
    </w:p>
    <w:p w14:paraId="11FEE6FE" w14:textId="77777777" w:rsidR="00D874F4" w:rsidRPr="00EB10E4" w:rsidRDefault="00D874F4" w:rsidP="003C65E9">
      <w:pPr>
        <w:pStyle w:val="Abbreviations"/>
        <w:rPr>
          <w:rPrChange w:id="1289" w:author="Ramin Miraftabi" w:date="2026-07-07T15:17:00Z" w16du:dateUtc="2026-07-07T13:17:00Z">
            <w:rPr>
              <w:lang w:val="en-US"/>
            </w:rPr>
          </w:rPrChange>
        </w:rPr>
      </w:pPr>
      <w:r w:rsidRPr="00EB10E4">
        <w:rPr>
          <w:rPrChange w:id="1290" w:author="Ramin Miraftabi" w:date="2026-07-07T15:17:00Z" w16du:dateUtc="2026-07-07T13:17:00Z">
            <w:rPr>
              <w:lang w:val="en-US"/>
            </w:rPr>
          </w:rPrChange>
        </w:rPr>
        <w:t>API</w:t>
      </w:r>
      <w:r w:rsidRPr="00EB10E4">
        <w:rPr>
          <w:rPrChange w:id="1291" w:author="Ramin Miraftabi" w:date="2026-07-07T15:17:00Z" w16du:dateUtc="2026-07-07T13:17:00Z">
            <w:rPr>
              <w:lang w:val="en-US"/>
            </w:rPr>
          </w:rPrChange>
        </w:rPr>
        <w:tab/>
        <w:t>Application Programming Interface</w:t>
      </w:r>
    </w:p>
    <w:p w14:paraId="223C9D23" w14:textId="7AF06647" w:rsidR="001B55A5" w:rsidRPr="00EB10E4" w:rsidRDefault="00D874F4" w:rsidP="003C65E9">
      <w:pPr>
        <w:pStyle w:val="Abbreviations"/>
        <w:rPr>
          <w:rPrChange w:id="1292" w:author="Ramin Miraftabi" w:date="2026-07-07T15:17:00Z" w16du:dateUtc="2026-07-07T13:17:00Z">
            <w:rPr>
              <w:lang w:val="en-US"/>
            </w:rPr>
          </w:rPrChange>
        </w:rPr>
      </w:pPr>
      <w:r w:rsidRPr="00EB10E4">
        <w:rPr>
          <w:rPrChange w:id="1293" w:author="Ramin Miraftabi" w:date="2026-07-07T15:17:00Z" w16du:dateUtc="2026-07-07T13:17:00Z">
            <w:rPr>
              <w:lang w:val="en-US"/>
            </w:rPr>
          </w:rPrChange>
        </w:rPr>
        <w:t>MRN</w:t>
      </w:r>
      <w:r w:rsidRPr="00EB10E4">
        <w:rPr>
          <w:rPrChange w:id="1294" w:author="Ramin Miraftabi" w:date="2026-07-07T15:17:00Z" w16du:dateUtc="2026-07-07T13:17:00Z">
            <w:rPr>
              <w:lang w:val="en-US"/>
            </w:rPr>
          </w:rPrChange>
        </w:rPr>
        <w:tab/>
        <w:t>Maritime Resource Name</w:t>
      </w:r>
    </w:p>
    <w:p w14:paraId="3C602E8B" w14:textId="77777777" w:rsidR="00EE79C6" w:rsidRPr="00EB10E4" w:rsidRDefault="00EE79C6" w:rsidP="00EE79C6">
      <w:pPr>
        <w:pStyle w:val="Abbreviations"/>
        <w:rPr>
          <w:rPrChange w:id="1295" w:author="Ramin Miraftabi" w:date="2026-07-07T15:17:00Z" w16du:dateUtc="2026-07-07T13:17:00Z">
            <w:rPr>
              <w:lang w:val="en-US"/>
            </w:rPr>
          </w:rPrChange>
        </w:rPr>
      </w:pPr>
      <w:r w:rsidRPr="00EB10E4">
        <w:rPr>
          <w:rPrChange w:id="1296" w:author="Ramin Miraftabi" w:date="2026-07-07T15:17:00Z" w16du:dateUtc="2026-07-07T13:17:00Z">
            <w:rPr>
              <w:lang w:val="en-US"/>
            </w:rPr>
          </w:rPrChange>
        </w:rPr>
        <w:t>RTA/RTD</w:t>
      </w:r>
      <w:r w:rsidRPr="00EB10E4">
        <w:rPr>
          <w:rPrChange w:id="1297" w:author="Ramin Miraftabi" w:date="2026-07-07T15:17:00Z" w16du:dateUtc="2026-07-07T13:17:00Z">
            <w:rPr>
              <w:lang w:val="en-US"/>
            </w:rPr>
          </w:rPrChange>
        </w:rPr>
        <w:tab/>
        <w:t>Requested time of arrival/departure</w:t>
      </w:r>
    </w:p>
    <w:p w14:paraId="50E654D3" w14:textId="77777777" w:rsidR="00EE79C6" w:rsidRPr="00EB10E4" w:rsidRDefault="00EE79C6" w:rsidP="00EE79C6">
      <w:pPr>
        <w:pStyle w:val="Abbreviations"/>
        <w:rPr>
          <w:rPrChange w:id="1298" w:author="Ramin Miraftabi" w:date="2026-07-07T15:17:00Z" w16du:dateUtc="2026-07-07T13:17:00Z">
            <w:rPr>
              <w:lang w:val="en-US"/>
            </w:rPr>
          </w:rPrChange>
        </w:rPr>
      </w:pPr>
      <w:r w:rsidRPr="00EB10E4">
        <w:rPr>
          <w:rPrChange w:id="1299" w:author="Ramin Miraftabi" w:date="2026-07-07T15:17:00Z" w16du:dateUtc="2026-07-07T13:17:00Z">
            <w:rPr>
              <w:lang w:val="en-US"/>
            </w:rPr>
          </w:rPrChange>
        </w:rPr>
        <w:t>URI</w:t>
      </w:r>
      <w:r w:rsidRPr="00EB10E4">
        <w:rPr>
          <w:rPrChange w:id="1300" w:author="Ramin Miraftabi" w:date="2026-07-07T15:17:00Z" w16du:dateUtc="2026-07-07T13:17:00Z">
            <w:rPr>
              <w:lang w:val="en-US"/>
            </w:rPr>
          </w:rPrChange>
        </w:rPr>
        <w:tab/>
        <w:t>Uniform Resource Identifier</w:t>
      </w:r>
    </w:p>
    <w:p w14:paraId="2F5103B0" w14:textId="77777777" w:rsidR="00EE79C6" w:rsidRPr="00EB10E4" w:rsidRDefault="00EE79C6" w:rsidP="00EE79C6">
      <w:pPr>
        <w:pStyle w:val="Abbreviations"/>
        <w:rPr>
          <w:rPrChange w:id="1301" w:author="Ramin Miraftabi" w:date="2026-07-07T15:17:00Z" w16du:dateUtc="2026-07-07T13:17:00Z">
            <w:rPr>
              <w:lang w:val="en-US"/>
            </w:rPr>
          </w:rPrChange>
        </w:rPr>
      </w:pPr>
      <w:r w:rsidRPr="00EB10E4">
        <w:rPr>
          <w:rPrChange w:id="1302" w:author="Ramin Miraftabi" w:date="2026-07-07T15:17:00Z" w16du:dateUtc="2026-07-07T13:17:00Z">
            <w:rPr>
              <w:lang w:val="en-US"/>
            </w:rPr>
          </w:rPrChange>
        </w:rPr>
        <w:t>UUID</w:t>
      </w:r>
      <w:r w:rsidRPr="00EB10E4">
        <w:rPr>
          <w:rPrChange w:id="1303" w:author="Ramin Miraftabi" w:date="2026-07-07T15:17:00Z" w16du:dateUtc="2026-07-07T13:17:00Z">
            <w:rPr>
              <w:lang w:val="en-US"/>
            </w:rPr>
          </w:rPrChange>
        </w:rPr>
        <w:tab/>
        <w:t>Universally Unique Identifier v4</w:t>
      </w:r>
    </w:p>
    <w:p w14:paraId="52073307" w14:textId="77777777" w:rsidR="00EE79C6" w:rsidRPr="00EB10E4" w:rsidRDefault="00EE79C6" w:rsidP="00EE79C6">
      <w:pPr>
        <w:pStyle w:val="Abbreviations"/>
        <w:rPr>
          <w:rPrChange w:id="1304" w:author="Ramin Miraftabi" w:date="2026-07-07T15:17:00Z" w16du:dateUtc="2026-07-07T13:17:00Z">
            <w:rPr>
              <w:lang w:val="en-US"/>
            </w:rPr>
          </w:rPrChange>
        </w:rPr>
      </w:pPr>
      <w:r w:rsidRPr="00EB10E4">
        <w:rPr>
          <w:rPrChange w:id="1305" w:author="Ramin Miraftabi" w:date="2026-07-07T15:17:00Z" w16du:dateUtc="2026-07-07T13:17:00Z">
            <w:rPr>
              <w:lang w:val="en-US"/>
            </w:rPr>
          </w:rPrChange>
        </w:rPr>
        <w:t>XML</w:t>
      </w:r>
      <w:r w:rsidRPr="00EB10E4">
        <w:rPr>
          <w:rPrChange w:id="1306" w:author="Ramin Miraftabi" w:date="2026-07-07T15:17:00Z" w16du:dateUtc="2026-07-07T13:17:00Z">
            <w:rPr>
              <w:lang w:val="en-US"/>
            </w:rPr>
          </w:rPrChange>
        </w:rPr>
        <w:tab/>
        <w:t>Extendible Mark-up Language</w:t>
      </w:r>
    </w:p>
    <w:p w14:paraId="080D1C22" w14:textId="793D874E" w:rsidR="00EE79C6" w:rsidRPr="00EB10E4" w:rsidRDefault="00EE79C6" w:rsidP="00EE79C6">
      <w:pPr>
        <w:pStyle w:val="Abbreviations"/>
        <w:rPr>
          <w:rPrChange w:id="1307" w:author="Ramin Miraftabi" w:date="2026-07-07T15:17:00Z" w16du:dateUtc="2026-07-07T13:17:00Z">
            <w:rPr>
              <w:lang w:val="en-US"/>
            </w:rPr>
          </w:rPrChange>
        </w:rPr>
      </w:pPr>
      <w:r w:rsidRPr="00EB10E4">
        <w:rPr>
          <w:rPrChange w:id="1308" w:author="Ramin Miraftabi" w:date="2026-07-07T15:17:00Z" w16du:dateUtc="2026-07-07T13:17:00Z">
            <w:rPr>
              <w:lang w:val="en-US"/>
            </w:rPr>
          </w:rPrChange>
        </w:rPr>
        <w:t>XSD</w:t>
      </w:r>
      <w:r w:rsidRPr="00EB10E4">
        <w:rPr>
          <w:rPrChange w:id="1309" w:author="Ramin Miraftabi" w:date="2026-07-07T15:17:00Z" w16du:dateUtc="2026-07-07T13:17:00Z">
            <w:rPr>
              <w:lang w:val="en-US"/>
            </w:rPr>
          </w:rPrChange>
        </w:rPr>
        <w:tab/>
        <w:t>XML Schema Definition</w:t>
      </w:r>
    </w:p>
    <w:p w14:paraId="519D4571" w14:textId="77777777" w:rsidR="00F74388" w:rsidRPr="00EB10E4" w:rsidRDefault="00F74388" w:rsidP="00F74388">
      <w:pPr>
        <w:rPr>
          <w:rPrChange w:id="1310" w:author="Ramin Miraftabi" w:date="2026-07-07T15:17:00Z" w16du:dateUtc="2026-07-07T13:17:00Z">
            <w:rPr>
              <w:lang w:val="en-US"/>
            </w:rPr>
          </w:rPrChange>
        </w:rPr>
      </w:pPr>
    </w:p>
    <w:p w14:paraId="0EAF13E3" w14:textId="77777777" w:rsidR="00F74388" w:rsidRPr="00EB10E4" w:rsidRDefault="00F74388" w:rsidP="00F74388">
      <w:pPr>
        <w:rPr>
          <w:rPrChange w:id="1311" w:author="Ramin Miraftabi" w:date="2026-07-07T15:17:00Z" w16du:dateUtc="2026-07-07T13:17:00Z">
            <w:rPr>
              <w:lang w:val="en-US"/>
            </w:rPr>
          </w:rPrChange>
        </w:rPr>
      </w:pPr>
    </w:p>
    <w:p w14:paraId="620C5B7C" w14:textId="77777777" w:rsidR="00F74388" w:rsidRPr="00EB10E4" w:rsidRDefault="00F74388" w:rsidP="00F74388">
      <w:pPr>
        <w:rPr>
          <w:rPrChange w:id="1312" w:author="Ramin Miraftabi" w:date="2026-07-07T15:17:00Z" w16du:dateUtc="2026-07-07T13:17:00Z">
            <w:rPr>
              <w:lang w:val="en-US"/>
            </w:rPr>
          </w:rPrChange>
        </w:rPr>
      </w:pPr>
    </w:p>
    <w:p w14:paraId="2356D688" w14:textId="77777777" w:rsidR="00F74388" w:rsidRPr="00EB10E4" w:rsidRDefault="00F74388" w:rsidP="00F74388">
      <w:pPr>
        <w:rPr>
          <w:rPrChange w:id="1313" w:author="Ramin Miraftabi" w:date="2026-07-07T15:17:00Z" w16du:dateUtc="2026-07-07T13:17:00Z">
            <w:rPr>
              <w:lang w:val="en-US"/>
            </w:rPr>
          </w:rPrChange>
        </w:rPr>
      </w:pPr>
    </w:p>
    <w:p w14:paraId="65D268B3" w14:textId="77777777" w:rsidR="00F74388" w:rsidRPr="00EB10E4" w:rsidRDefault="00F74388" w:rsidP="00F74388">
      <w:pPr>
        <w:rPr>
          <w:rPrChange w:id="1314" w:author="Ramin Miraftabi" w:date="2026-07-07T15:17:00Z" w16du:dateUtc="2026-07-07T13:17:00Z">
            <w:rPr>
              <w:lang w:val="en-US"/>
            </w:rPr>
          </w:rPrChange>
        </w:rPr>
      </w:pPr>
    </w:p>
    <w:p w14:paraId="41C144C8" w14:textId="77777777" w:rsidR="00F74388" w:rsidRPr="00EB10E4" w:rsidRDefault="00F74388" w:rsidP="00F74388">
      <w:pPr>
        <w:rPr>
          <w:rPrChange w:id="1315" w:author="Ramin Miraftabi" w:date="2026-07-07T15:17:00Z" w16du:dateUtc="2026-07-07T13:17:00Z">
            <w:rPr>
              <w:lang w:val="en-US"/>
            </w:rPr>
          </w:rPrChange>
        </w:rPr>
      </w:pPr>
    </w:p>
    <w:p w14:paraId="5E03A7E1" w14:textId="77777777" w:rsidR="00F74388" w:rsidRPr="00EB10E4" w:rsidRDefault="00F74388" w:rsidP="00F74388">
      <w:pPr>
        <w:rPr>
          <w:rPrChange w:id="1316" w:author="Ramin Miraftabi" w:date="2026-07-07T15:17:00Z" w16du:dateUtc="2026-07-07T13:17:00Z">
            <w:rPr>
              <w:lang w:val="en-US"/>
            </w:rPr>
          </w:rPrChange>
        </w:rPr>
      </w:pPr>
    </w:p>
    <w:p w14:paraId="045A61CC" w14:textId="77777777" w:rsidR="00F74388" w:rsidRPr="00EB10E4" w:rsidRDefault="00F74388" w:rsidP="00F74388">
      <w:pPr>
        <w:rPr>
          <w:rPrChange w:id="1317" w:author="Ramin Miraftabi" w:date="2026-07-07T15:17:00Z" w16du:dateUtc="2026-07-07T13:17:00Z">
            <w:rPr>
              <w:lang w:val="en-US"/>
            </w:rPr>
          </w:rPrChange>
        </w:rPr>
      </w:pPr>
    </w:p>
    <w:p w14:paraId="6BF6EBC7" w14:textId="77777777" w:rsidR="00F74388" w:rsidRPr="00EB10E4" w:rsidRDefault="00F74388" w:rsidP="00F74388">
      <w:pPr>
        <w:rPr>
          <w:rPrChange w:id="1318" w:author="Ramin Miraftabi" w:date="2026-07-07T15:17:00Z" w16du:dateUtc="2026-07-07T13:17:00Z">
            <w:rPr>
              <w:lang w:val="en-US"/>
            </w:rPr>
          </w:rPrChange>
        </w:rPr>
      </w:pPr>
    </w:p>
    <w:p w14:paraId="3AA4E1F8" w14:textId="77777777" w:rsidR="00F74388" w:rsidRPr="00EB10E4" w:rsidRDefault="00F74388" w:rsidP="00F74388">
      <w:pPr>
        <w:rPr>
          <w:rPrChange w:id="1319" w:author="Ramin Miraftabi" w:date="2026-07-07T15:17:00Z" w16du:dateUtc="2026-07-07T13:17:00Z">
            <w:rPr>
              <w:lang w:val="en-US"/>
            </w:rPr>
          </w:rPrChange>
        </w:rPr>
      </w:pPr>
    </w:p>
    <w:p w14:paraId="0DE39C8D" w14:textId="77777777" w:rsidR="00F74388" w:rsidRPr="00EB10E4" w:rsidRDefault="00F74388" w:rsidP="00F74388">
      <w:pPr>
        <w:rPr>
          <w:rPrChange w:id="1320" w:author="Ramin Miraftabi" w:date="2026-07-07T15:17:00Z" w16du:dateUtc="2026-07-07T13:17:00Z">
            <w:rPr>
              <w:lang w:val="en-US"/>
            </w:rPr>
          </w:rPrChange>
        </w:rPr>
      </w:pPr>
    </w:p>
    <w:p w14:paraId="52102198" w14:textId="77777777" w:rsidR="00F74388" w:rsidRPr="00EB10E4" w:rsidRDefault="00F74388" w:rsidP="00F74388">
      <w:pPr>
        <w:rPr>
          <w:rPrChange w:id="1321" w:author="Ramin Miraftabi" w:date="2026-07-07T15:17:00Z" w16du:dateUtc="2026-07-07T13:17:00Z">
            <w:rPr>
              <w:lang w:val="en-US"/>
            </w:rPr>
          </w:rPrChange>
        </w:rPr>
      </w:pPr>
    </w:p>
    <w:p w14:paraId="394EDBB4" w14:textId="77777777" w:rsidR="00F74388" w:rsidRPr="00EB10E4" w:rsidRDefault="00F74388" w:rsidP="00F74388">
      <w:pPr>
        <w:rPr>
          <w:rPrChange w:id="1322" w:author="Ramin Miraftabi" w:date="2026-07-07T15:17:00Z" w16du:dateUtc="2026-07-07T13:17:00Z">
            <w:rPr>
              <w:lang w:val="en-US"/>
            </w:rPr>
          </w:rPrChange>
        </w:rPr>
      </w:pPr>
    </w:p>
    <w:p w14:paraId="7EB474E0" w14:textId="77777777" w:rsidR="00F74388" w:rsidRPr="00EB10E4" w:rsidRDefault="00F74388" w:rsidP="00F74388">
      <w:pPr>
        <w:rPr>
          <w:rPrChange w:id="1323" w:author="Ramin Miraftabi" w:date="2026-07-07T15:17:00Z" w16du:dateUtc="2026-07-07T13:17:00Z">
            <w:rPr>
              <w:lang w:val="en-US"/>
            </w:rPr>
          </w:rPrChange>
        </w:rPr>
      </w:pPr>
    </w:p>
    <w:p w14:paraId="26E3B522" w14:textId="77777777" w:rsidR="00F74388" w:rsidRPr="00EB10E4" w:rsidRDefault="00F74388" w:rsidP="00F74388">
      <w:pPr>
        <w:rPr>
          <w:rPrChange w:id="1324" w:author="Ramin Miraftabi" w:date="2026-07-07T15:17:00Z" w16du:dateUtc="2026-07-07T13:17:00Z">
            <w:rPr>
              <w:lang w:val="en-US"/>
            </w:rPr>
          </w:rPrChange>
        </w:rPr>
      </w:pPr>
    </w:p>
    <w:p w14:paraId="49514318" w14:textId="77777777" w:rsidR="00F74388" w:rsidRPr="00EB10E4" w:rsidRDefault="00F74388" w:rsidP="00F74388">
      <w:pPr>
        <w:rPr>
          <w:rPrChange w:id="1325" w:author="Ramin Miraftabi" w:date="2026-07-07T15:17:00Z" w16du:dateUtc="2026-07-07T13:17:00Z">
            <w:rPr>
              <w:lang w:val="en-US"/>
            </w:rPr>
          </w:rPrChange>
        </w:rPr>
      </w:pPr>
    </w:p>
    <w:p w14:paraId="6FECE65B" w14:textId="77777777" w:rsidR="00F74388" w:rsidRPr="00EB10E4" w:rsidRDefault="00F74388" w:rsidP="00F74388">
      <w:pPr>
        <w:rPr>
          <w:rPrChange w:id="1326" w:author="Ramin Miraftabi" w:date="2026-07-07T15:17:00Z" w16du:dateUtc="2026-07-07T13:17:00Z">
            <w:rPr>
              <w:lang w:val="en-US"/>
            </w:rPr>
          </w:rPrChange>
        </w:rPr>
      </w:pPr>
    </w:p>
    <w:p w14:paraId="47EA32EA" w14:textId="77777777" w:rsidR="00F74388" w:rsidRPr="00EB10E4" w:rsidRDefault="00F74388" w:rsidP="00F74388">
      <w:pPr>
        <w:rPr>
          <w:rPrChange w:id="1327" w:author="Ramin Miraftabi" w:date="2026-07-07T15:17:00Z" w16du:dateUtc="2026-07-07T13:17:00Z">
            <w:rPr>
              <w:lang w:val="en-US"/>
            </w:rPr>
          </w:rPrChange>
        </w:rPr>
      </w:pPr>
    </w:p>
    <w:p w14:paraId="460B0443" w14:textId="77777777" w:rsidR="00F74388" w:rsidRPr="00EB10E4" w:rsidRDefault="00F74388" w:rsidP="00F74388">
      <w:pPr>
        <w:rPr>
          <w:rPrChange w:id="1328" w:author="Ramin Miraftabi" w:date="2026-07-07T15:17:00Z" w16du:dateUtc="2026-07-07T13:17:00Z">
            <w:rPr>
              <w:lang w:val="en-US"/>
            </w:rPr>
          </w:rPrChange>
        </w:rPr>
      </w:pPr>
    </w:p>
    <w:p w14:paraId="720DCE74" w14:textId="77777777" w:rsidR="00F74388" w:rsidRPr="00EB10E4" w:rsidRDefault="00F74388" w:rsidP="00F74388">
      <w:pPr>
        <w:rPr>
          <w:rPrChange w:id="1329" w:author="Ramin Miraftabi" w:date="2026-07-07T15:17:00Z" w16du:dateUtc="2026-07-07T13:17:00Z">
            <w:rPr>
              <w:lang w:val="en-US"/>
            </w:rPr>
          </w:rPrChange>
        </w:rPr>
      </w:pPr>
    </w:p>
    <w:p w14:paraId="657A3249" w14:textId="77777777" w:rsidR="00F74388" w:rsidRPr="00EB10E4" w:rsidRDefault="00F74388" w:rsidP="00F74388">
      <w:pPr>
        <w:rPr>
          <w:rPrChange w:id="1330" w:author="Ramin Miraftabi" w:date="2026-07-07T15:17:00Z" w16du:dateUtc="2026-07-07T13:17:00Z">
            <w:rPr>
              <w:lang w:val="en-US"/>
            </w:rPr>
          </w:rPrChange>
        </w:rPr>
      </w:pPr>
    </w:p>
    <w:p w14:paraId="2FEBF8AF" w14:textId="77777777" w:rsidR="00F74388" w:rsidRPr="00EB10E4" w:rsidRDefault="00F74388" w:rsidP="00F74388">
      <w:pPr>
        <w:rPr>
          <w:rPrChange w:id="1331" w:author="Ramin Miraftabi" w:date="2026-07-07T15:17:00Z" w16du:dateUtc="2026-07-07T13:17:00Z">
            <w:rPr>
              <w:lang w:val="en-US"/>
            </w:rPr>
          </w:rPrChange>
        </w:rPr>
      </w:pPr>
    </w:p>
    <w:p w14:paraId="23F9ED9F" w14:textId="77777777" w:rsidR="00F74388" w:rsidRPr="00EB10E4" w:rsidRDefault="00F74388" w:rsidP="00F74388">
      <w:pPr>
        <w:rPr>
          <w:rPrChange w:id="1332" w:author="Ramin Miraftabi" w:date="2026-07-07T15:17:00Z" w16du:dateUtc="2026-07-07T13:17:00Z">
            <w:rPr>
              <w:lang w:val="en-US"/>
            </w:rPr>
          </w:rPrChange>
        </w:rPr>
      </w:pPr>
    </w:p>
    <w:p w14:paraId="7BB85D63" w14:textId="77777777" w:rsidR="00F74388" w:rsidRPr="00EB10E4" w:rsidRDefault="00F74388" w:rsidP="00F74388">
      <w:pPr>
        <w:rPr>
          <w:rPrChange w:id="1333" w:author="Ramin Miraftabi" w:date="2026-07-07T15:17:00Z" w16du:dateUtc="2026-07-07T13:17:00Z">
            <w:rPr>
              <w:lang w:val="en-US"/>
            </w:rPr>
          </w:rPrChange>
        </w:rPr>
      </w:pPr>
    </w:p>
    <w:p w14:paraId="378F3B44" w14:textId="77777777" w:rsidR="00F74388" w:rsidRPr="00EB10E4" w:rsidRDefault="00F74388" w:rsidP="00F74388">
      <w:pPr>
        <w:rPr>
          <w:rPrChange w:id="1334" w:author="Ramin Miraftabi" w:date="2026-07-07T15:17:00Z" w16du:dateUtc="2026-07-07T13:17:00Z">
            <w:rPr>
              <w:lang w:val="en-US"/>
            </w:rPr>
          </w:rPrChange>
        </w:rPr>
      </w:pPr>
    </w:p>
    <w:p w14:paraId="3EFB3272" w14:textId="77777777" w:rsidR="00F74388" w:rsidRPr="00EB10E4" w:rsidRDefault="00F74388" w:rsidP="00F74388">
      <w:pPr>
        <w:rPr>
          <w:rPrChange w:id="1335" w:author="Ramin Miraftabi" w:date="2026-07-07T15:17:00Z" w16du:dateUtc="2026-07-07T13:17:00Z">
            <w:rPr>
              <w:lang w:val="en-US"/>
            </w:rPr>
          </w:rPrChange>
        </w:rPr>
      </w:pPr>
    </w:p>
    <w:p w14:paraId="1D71CED2" w14:textId="77777777" w:rsidR="00F74388" w:rsidRPr="00EB10E4" w:rsidRDefault="00F74388" w:rsidP="00F74388">
      <w:pPr>
        <w:rPr>
          <w:rFonts w:eastAsiaTheme="minorHAnsi" w:cstheme="minorBidi"/>
          <w:rPrChange w:id="1336" w:author="Ramin Miraftabi" w:date="2026-07-07T15:17:00Z" w16du:dateUtc="2026-07-07T13:17:00Z">
            <w:rPr>
              <w:rFonts w:eastAsiaTheme="minorHAnsi" w:cstheme="minorBidi"/>
              <w:lang w:val="en-US"/>
            </w:rPr>
          </w:rPrChange>
        </w:rPr>
      </w:pPr>
    </w:p>
    <w:p w14:paraId="7CEF3170" w14:textId="0162C0D4" w:rsidR="00F74388" w:rsidRPr="00EB10E4" w:rsidRDefault="00F74388" w:rsidP="00F74388">
      <w:pPr>
        <w:tabs>
          <w:tab w:val="left" w:pos="8774"/>
        </w:tabs>
        <w:rPr>
          <w:rPrChange w:id="1337" w:author="Ramin Miraftabi" w:date="2026-07-07T15:17:00Z" w16du:dateUtc="2026-07-07T13:17:00Z">
            <w:rPr>
              <w:lang w:val="en-US"/>
            </w:rPr>
          </w:rPrChange>
        </w:rPr>
      </w:pPr>
      <w:r w:rsidRPr="00EB10E4">
        <w:rPr>
          <w:rPrChange w:id="1338" w:author="Ramin Miraftabi" w:date="2026-07-07T15:17:00Z" w16du:dateUtc="2026-07-07T13:17:00Z">
            <w:rPr>
              <w:lang w:val="en-US"/>
            </w:rPr>
          </w:rPrChange>
        </w:rPr>
        <w:tab/>
      </w:r>
    </w:p>
    <w:p w14:paraId="613C3A1D" w14:textId="321AB82F" w:rsidR="00942AE3" w:rsidRPr="00EB10E4" w:rsidRDefault="00942AE3" w:rsidP="00942AE3">
      <w:pPr>
        <w:pStyle w:val="Heading1"/>
        <w:rPr>
          <w:lang w:val="en-GB"/>
          <w:rPrChange w:id="1339" w:author="Ramin Miraftabi" w:date="2026-07-07T15:17:00Z" w16du:dateUtc="2026-07-07T13:17:00Z">
            <w:rPr/>
          </w:rPrChange>
        </w:rPr>
      </w:pPr>
      <w:bookmarkStart w:id="1340" w:name="_Toc196547482"/>
      <w:commentRangeStart w:id="1341"/>
      <w:r w:rsidRPr="00EB10E4">
        <w:rPr>
          <w:lang w:val="en-GB"/>
          <w:rPrChange w:id="1342" w:author="Ramin Miraftabi" w:date="2026-07-07T15:17:00Z" w16du:dateUtc="2026-07-07T13:17:00Z">
            <w:rPr/>
          </w:rPrChange>
        </w:rPr>
        <w:lastRenderedPageBreak/>
        <w:t>References</w:t>
      </w:r>
      <w:bookmarkEnd w:id="1340"/>
      <w:commentRangeEnd w:id="1341"/>
      <w:r w:rsidR="00953FC6" w:rsidRPr="00EB10E4">
        <w:rPr>
          <w:rStyle w:val="CommentReference"/>
          <w:sz w:val="24"/>
          <w:lang w:val="en-GB"/>
          <w:rPrChange w:id="1343" w:author="Ramin Miraftabi" w:date="2026-07-07T15:17:00Z" w16du:dateUtc="2026-07-07T13:17:00Z">
            <w:rPr>
              <w:rStyle w:val="CommentReference"/>
              <w:sz w:val="24"/>
            </w:rPr>
          </w:rPrChange>
        </w:rPr>
        <w:commentReference w:id="1341"/>
      </w:r>
    </w:p>
    <w:p w14:paraId="446283BD" w14:textId="77777777" w:rsidR="0006030E" w:rsidRPr="00EB10E4" w:rsidRDefault="0006030E" w:rsidP="0006030E">
      <w:pPr>
        <w:pStyle w:val="Heading1separationline"/>
        <w:rPr>
          <w:rPrChange w:id="1344" w:author="Ramin Miraftabi" w:date="2026-07-07T15:17:00Z" w16du:dateUtc="2026-07-07T13:17:00Z">
            <w:rPr>
              <w:lang w:val="en-US"/>
            </w:rPr>
          </w:rPrChange>
        </w:rPr>
      </w:pPr>
    </w:p>
    <w:p w14:paraId="10796471" w14:textId="40726C27" w:rsidR="00732C74" w:rsidRPr="00EB10E4" w:rsidRDefault="002239C4" w:rsidP="006C5F74">
      <w:pPr>
        <w:pStyle w:val="Referencelist"/>
        <w:rPr>
          <w:rPrChange w:id="1345" w:author="Ramin Miraftabi" w:date="2026-07-07T15:17:00Z" w16du:dateUtc="2026-07-07T13:17:00Z">
            <w:rPr>
              <w:lang w:val="en-US"/>
            </w:rPr>
          </w:rPrChange>
        </w:rPr>
      </w:pPr>
      <w:bookmarkStart w:id="1346" w:name="_Ref196547598"/>
      <w:r w:rsidRPr="00EB10E4">
        <w:rPr>
          <w:rPrChange w:id="1347" w:author="Ramin Miraftabi" w:date="2026-07-07T15:17:00Z" w16du:dateUtc="2026-07-07T13:17:00Z">
            <w:rPr>
              <w:lang w:val="en-US"/>
            </w:rPr>
          </w:rPrChange>
        </w:rPr>
        <w:t xml:space="preserve">IALA. 2024. Guideline G1128 The </w:t>
      </w:r>
      <w:r w:rsidR="009D04D4" w:rsidRPr="00EB10E4">
        <w:rPr>
          <w:rPrChange w:id="1348" w:author="Ramin Miraftabi" w:date="2026-07-07T15:17:00Z" w16du:dateUtc="2026-07-07T13:17:00Z">
            <w:rPr>
              <w:lang w:val="en-US"/>
            </w:rPr>
          </w:rPrChange>
        </w:rPr>
        <w:t>Specification</w:t>
      </w:r>
      <w:r w:rsidRPr="00EB10E4">
        <w:rPr>
          <w:rPrChange w:id="1349" w:author="Ramin Miraftabi" w:date="2026-07-07T15:17:00Z" w16du:dateUtc="2026-07-07T13:17:00Z">
            <w:rPr>
              <w:lang w:val="en-US"/>
            </w:rPr>
          </w:rPrChange>
        </w:rPr>
        <w:t xml:space="preserve"> of e-</w:t>
      </w:r>
      <w:r w:rsidR="009D04D4" w:rsidRPr="00EB10E4">
        <w:rPr>
          <w:rPrChange w:id="1350" w:author="Ramin Miraftabi" w:date="2026-07-07T15:17:00Z" w16du:dateUtc="2026-07-07T13:17:00Z">
            <w:rPr>
              <w:lang w:val="en-US"/>
            </w:rPr>
          </w:rPrChange>
        </w:rPr>
        <w:t>Navigation Technical Services</w:t>
      </w:r>
      <w:bookmarkEnd w:id="1346"/>
    </w:p>
    <w:p w14:paraId="5EAD1B9C" w14:textId="742D4D74" w:rsidR="00CF7488" w:rsidRPr="00EB10E4" w:rsidDel="00A140A6" w:rsidRDefault="00CF7488" w:rsidP="006C5F74">
      <w:pPr>
        <w:pStyle w:val="Referencelist"/>
        <w:rPr>
          <w:del w:id="1351" w:author="Ramin Miraftabi" w:date="2026-09-23T11:02:00Z" w16du:dateUtc="2026-09-23T09:02:00Z"/>
          <w:rPrChange w:id="1352" w:author="Ramin Miraftabi" w:date="2026-07-07T15:17:00Z" w16du:dateUtc="2026-07-07T13:17:00Z">
            <w:rPr>
              <w:del w:id="1353" w:author="Ramin Miraftabi" w:date="2026-09-23T11:02:00Z" w16du:dateUtc="2026-09-23T09:02:00Z"/>
              <w:lang w:val="en-US"/>
            </w:rPr>
          </w:rPrChange>
        </w:rPr>
      </w:pPr>
      <w:bookmarkStart w:id="1354" w:name="_Ref196547616"/>
      <w:del w:id="1355" w:author="Ramin Miraftabi" w:date="2026-09-23T11:02:00Z" w16du:dateUtc="2026-09-23T09:02:00Z">
        <w:r w:rsidRPr="00EB10E4" w:rsidDel="00A140A6">
          <w:rPr>
            <w:rPrChange w:id="1356" w:author="Ramin Miraftabi" w:date="2026-07-07T15:17:00Z" w16du:dateUtc="2026-07-07T13:17:00Z">
              <w:rPr>
                <w:lang w:val="en-US"/>
              </w:rPr>
            </w:rPrChange>
          </w:rPr>
          <w:delText xml:space="preserve">IMO. </w:delText>
        </w:r>
        <w:r w:rsidR="00900688" w:rsidRPr="00EB10E4" w:rsidDel="00A140A6">
          <w:rPr>
            <w:rPrChange w:id="1357" w:author="Ramin Miraftabi" w:date="2026-07-07T15:17:00Z" w16du:dateUtc="2026-07-07T13:17:00Z">
              <w:rPr>
                <w:lang w:val="en-US"/>
              </w:rPr>
            </w:rPrChange>
          </w:rPr>
          <w:delText>FAL.5 /Circ.52</w:delText>
        </w:r>
        <w:r w:rsidR="00321597" w:rsidRPr="00EB10E4" w:rsidDel="00A140A6">
          <w:rPr>
            <w:rPrChange w:id="1358" w:author="Ramin Miraftabi" w:date="2026-07-07T15:17:00Z" w16du:dateUtc="2026-07-07T13:17:00Z">
              <w:rPr>
                <w:lang w:val="en-US"/>
              </w:rPr>
            </w:rPrChange>
          </w:rPr>
          <w:delText xml:space="preserve"> Guidelines for Harmonized Communication and Electronic Exchange of Operational Data for Port Calls</w:delText>
        </w:r>
        <w:bookmarkEnd w:id="1354"/>
      </w:del>
    </w:p>
    <w:p w14:paraId="1862F21B" w14:textId="217AE70B" w:rsidR="002775B5" w:rsidRPr="00EB10E4" w:rsidDel="00A140A6" w:rsidRDefault="002775B5" w:rsidP="006C5F74">
      <w:pPr>
        <w:pStyle w:val="Referencelist"/>
        <w:rPr>
          <w:del w:id="1359" w:author="Ramin Miraftabi" w:date="2026-09-23T11:02:00Z" w16du:dateUtc="2026-09-23T09:02:00Z"/>
          <w:rPrChange w:id="1360" w:author="Ramin Miraftabi" w:date="2026-07-07T15:17:00Z" w16du:dateUtc="2026-07-07T13:17:00Z">
            <w:rPr>
              <w:del w:id="1361" w:author="Ramin Miraftabi" w:date="2026-09-23T11:02:00Z" w16du:dateUtc="2026-09-23T09:02:00Z"/>
              <w:lang w:val="en-US"/>
            </w:rPr>
          </w:rPrChange>
        </w:rPr>
      </w:pPr>
      <w:bookmarkStart w:id="1362" w:name="_Ref196547797"/>
      <w:del w:id="1363" w:author="Ramin Miraftabi" w:date="2026-09-23T11:02:00Z" w16du:dateUtc="2026-09-23T09:02:00Z">
        <w:r w:rsidRPr="00EB10E4" w:rsidDel="00A140A6">
          <w:rPr>
            <w:rPrChange w:id="1364" w:author="Ramin Miraftabi" w:date="2026-07-07T15:17:00Z" w16du:dateUtc="2026-07-07T13:17:00Z">
              <w:rPr>
                <w:lang w:val="en-US"/>
              </w:rPr>
            </w:rPrChange>
          </w:rPr>
          <w:delText xml:space="preserve">IMO. </w:delText>
        </w:r>
        <w:r w:rsidR="00CF519B" w:rsidRPr="00EB10E4" w:rsidDel="00A140A6">
          <w:rPr>
            <w:rPrChange w:id="1365" w:author="Ramin Miraftabi" w:date="2026-07-07T15:17:00Z" w16du:dateUtc="2026-07-07T13:17:00Z">
              <w:rPr>
                <w:lang w:val="en-US"/>
              </w:rPr>
            </w:rPrChange>
          </w:rPr>
          <w:delText>2022. Res 1158(32) Guidelines for Vessel Traffic Services</w:delText>
        </w:r>
        <w:bookmarkEnd w:id="1362"/>
      </w:del>
    </w:p>
    <w:p w14:paraId="0C6C57AC" w14:textId="0EE6D8FB" w:rsidR="00CF519B" w:rsidRPr="00EB10E4" w:rsidDel="00A140A6" w:rsidRDefault="009B66C6" w:rsidP="006C5F74">
      <w:pPr>
        <w:pStyle w:val="Referencelist"/>
        <w:rPr>
          <w:del w:id="1366" w:author="Ramin Miraftabi" w:date="2026-09-23T11:02:00Z" w16du:dateUtc="2026-09-23T09:02:00Z"/>
          <w:rPrChange w:id="1367" w:author="Ramin Miraftabi" w:date="2026-07-07T15:17:00Z" w16du:dateUtc="2026-07-07T13:17:00Z">
            <w:rPr>
              <w:del w:id="1368" w:author="Ramin Miraftabi" w:date="2026-09-23T11:02:00Z" w16du:dateUtc="2026-09-23T09:02:00Z"/>
              <w:lang w:val="en-US"/>
            </w:rPr>
          </w:rPrChange>
        </w:rPr>
      </w:pPr>
      <w:bookmarkStart w:id="1369" w:name="_Ref196547820"/>
      <w:del w:id="1370" w:author="Ramin Miraftabi" w:date="2026-09-23T11:02:00Z" w16du:dateUtc="2026-09-23T09:02:00Z">
        <w:r w:rsidRPr="00EB10E4" w:rsidDel="00A140A6">
          <w:rPr>
            <w:rPrChange w:id="1371" w:author="Ramin Miraftabi" w:date="2026-07-07T15:17:00Z" w16du:dateUtc="2026-07-07T13:17:00Z">
              <w:rPr>
                <w:lang w:val="en-US"/>
              </w:rPr>
            </w:rPrChange>
          </w:rPr>
          <w:delText xml:space="preserve">IALA. 2022. </w:delText>
        </w:r>
        <w:r w:rsidR="00690DBA" w:rsidRPr="00EB10E4" w:rsidDel="00A140A6">
          <w:rPr>
            <w:rPrChange w:id="1372" w:author="Ramin Miraftabi" w:date="2026-07-07T15:17:00Z" w16du:dateUtc="2026-07-07T13:17:00Z">
              <w:rPr>
                <w:lang w:val="en-US"/>
              </w:rPr>
            </w:rPrChange>
          </w:rPr>
          <w:delText xml:space="preserve">Guideline </w:delText>
        </w:r>
        <w:r w:rsidRPr="00EB10E4" w:rsidDel="00A140A6">
          <w:rPr>
            <w:rPrChange w:id="1373" w:author="Ramin Miraftabi" w:date="2026-07-07T15:17:00Z" w16du:dateUtc="2026-07-07T13:17:00Z">
              <w:rPr>
                <w:lang w:val="en-US"/>
              </w:rPr>
            </w:rPrChange>
          </w:rPr>
          <w:delText>G1089</w:delText>
        </w:r>
        <w:r w:rsidR="00690DBA" w:rsidRPr="00EB10E4" w:rsidDel="00A140A6">
          <w:rPr>
            <w:rPrChange w:id="1374" w:author="Ramin Miraftabi" w:date="2026-07-07T15:17:00Z" w16du:dateUtc="2026-07-07T13:17:00Z">
              <w:rPr>
                <w:lang w:val="en-US"/>
              </w:rPr>
            </w:rPrChange>
          </w:rPr>
          <w:delText xml:space="preserve"> Provision of a VTS</w:delText>
        </w:r>
        <w:bookmarkEnd w:id="1369"/>
      </w:del>
    </w:p>
    <w:p w14:paraId="6745A072" w14:textId="3C0AB851" w:rsidR="00321597" w:rsidRPr="00EB10E4" w:rsidDel="00A140A6" w:rsidRDefault="00321597" w:rsidP="006C5F74">
      <w:pPr>
        <w:pStyle w:val="Referencelist"/>
        <w:rPr>
          <w:del w:id="1375" w:author="Ramin Miraftabi" w:date="2026-09-23T11:02:00Z" w16du:dateUtc="2026-09-23T09:02:00Z"/>
          <w:rPrChange w:id="1376" w:author="Ramin Miraftabi" w:date="2026-07-07T15:17:00Z" w16du:dateUtc="2026-07-07T13:17:00Z">
            <w:rPr>
              <w:del w:id="1377" w:author="Ramin Miraftabi" w:date="2026-09-23T11:02:00Z" w16du:dateUtc="2026-09-23T09:02:00Z"/>
              <w:lang w:val="fr-FR"/>
            </w:rPr>
          </w:rPrChange>
        </w:rPr>
      </w:pPr>
      <w:del w:id="1378" w:author="Ramin Miraftabi" w:date="2026-09-23T11:02:00Z" w16du:dateUtc="2026-09-23T09:02:00Z">
        <w:r w:rsidRPr="00EB10E4" w:rsidDel="00A140A6">
          <w:rPr>
            <w:rPrChange w:id="1379" w:author="Ramin Miraftabi" w:date="2026-07-07T15:17:00Z" w16du:dateUtc="2026-07-07T13:17:00Z">
              <w:rPr>
                <w:lang w:val="fr-FR"/>
              </w:rPr>
            </w:rPrChange>
          </w:rPr>
          <w:delText>IALA, 2022. Recommendation R1023 Maritime Resource Names</w:delText>
        </w:r>
      </w:del>
    </w:p>
    <w:p w14:paraId="5C6D492C" w14:textId="3628EE92" w:rsidR="00321597" w:rsidRPr="00EB10E4" w:rsidDel="00A140A6" w:rsidRDefault="00321597" w:rsidP="006C5F74">
      <w:pPr>
        <w:pStyle w:val="Referencelist"/>
        <w:rPr>
          <w:del w:id="1380" w:author="Ramin Miraftabi" w:date="2026-09-23T11:02:00Z" w16du:dateUtc="2026-09-23T09:02:00Z"/>
          <w:rPrChange w:id="1381" w:author="Ramin Miraftabi" w:date="2026-07-07T15:17:00Z" w16du:dateUtc="2026-07-07T13:17:00Z">
            <w:rPr>
              <w:del w:id="1382" w:author="Ramin Miraftabi" w:date="2026-09-23T11:02:00Z" w16du:dateUtc="2026-09-23T09:02:00Z"/>
              <w:lang w:val="en-US"/>
            </w:rPr>
          </w:rPrChange>
        </w:rPr>
      </w:pPr>
      <w:del w:id="1383" w:author="Ramin Miraftabi" w:date="2026-09-23T11:02:00Z" w16du:dateUtc="2026-09-23T09:02:00Z">
        <w:r w:rsidRPr="00EB10E4" w:rsidDel="00A140A6">
          <w:rPr>
            <w:rPrChange w:id="1384" w:author="Ramin Miraftabi" w:date="2026-07-07T15:17:00Z" w16du:dateUtc="2026-07-07T13:17:00Z">
              <w:rPr>
                <w:lang w:val="en-US"/>
              </w:rPr>
            </w:rPrChange>
          </w:rPr>
          <w:delText xml:space="preserve">IHO. 2024. </w:delText>
        </w:r>
        <w:r w:rsidR="00AD167D" w:rsidRPr="00EB10E4" w:rsidDel="00A140A6">
          <w:rPr>
            <w:rPrChange w:id="1385" w:author="Ramin Miraftabi" w:date="2026-07-07T15:17:00Z" w16du:dateUtc="2026-07-07T13:17:00Z">
              <w:rPr>
                <w:lang w:val="en-US"/>
              </w:rPr>
            </w:rPrChange>
          </w:rPr>
          <w:delText>IHO Universal Hydrographic Data Model 5.2.0</w:delText>
        </w:r>
      </w:del>
    </w:p>
    <w:p w14:paraId="36EC8F9E" w14:textId="12975F36" w:rsidR="00AD167D" w:rsidRPr="00EB10E4" w:rsidRDefault="00197BBF" w:rsidP="006C5F74">
      <w:pPr>
        <w:pStyle w:val="Referencelist"/>
        <w:rPr>
          <w:ins w:id="1386" w:author="Pitkänen Juho" w:date="2026-03-03T17:03:00Z" w16du:dateUtc="2026-03-03T16:03:00Z"/>
          <w:rPrChange w:id="1387" w:author="Ramin Miraftabi" w:date="2026-07-07T15:17:00Z" w16du:dateUtc="2026-07-07T13:17:00Z">
            <w:rPr>
              <w:ins w:id="1388" w:author="Pitkänen Juho" w:date="2026-03-03T17:03:00Z" w16du:dateUtc="2026-03-03T16:03:00Z"/>
              <w:lang w:val="en-US"/>
            </w:rPr>
          </w:rPrChange>
        </w:rPr>
      </w:pPr>
      <w:bookmarkStart w:id="1389" w:name="_Ref196547935"/>
      <w:r w:rsidRPr="00EB10E4">
        <w:rPr>
          <w:rPrChange w:id="1390" w:author="Ramin Miraftabi" w:date="2026-07-07T15:17:00Z" w16du:dateUtc="2026-07-07T13:17:00Z">
            <w:rPr>
              <w:lang w:val="en-US"/>
            </w:rPr>
          </w:rPrChange>
        </w:rPr>
        <w:t xml:space="preserve">IALA. (draft) </w:t>
      </w:r>
      <w:r w:rsidR="00F65142" w:rsidRPr="00EB10E4">
        <w:rPr>
          <w:rPrChange w:id="1391" w:author="Ramin Miraftabi" w:date="2026-07-07T15:17:00Z" w16du:dateUtc="2026-07-07T13:17:00Z">
            <w:rPr>
              <w:lang w:val="en-US"/>
            </w:rPr>
          </w:rPrChange>
        </w:rPr>
        <w:t>Data model S-212</w:t>
      </w:r>
      <w:r w:rsidR="00AD086B" w:rsidRPr="00EB10E4">
        <w:rPr>
          <w:rPrChange w:id="1392" w:author="Ramin Miraftabi" w:date="2026-07-07T15:17:00Z" w16du:dateUtc="2026-07-07T13:17:00Z">
            <w:rPr>
              <w:lang w:val="en-US"/>
            </w:rPr>
          </w:rPrChange>
        </w:rPr>
        <w:t xml:space="preserve"> IALA VTS Digital Information Service Product Specification</w:t>
      </w:r>
      <w:bookmarkEnd w:id="1389"/>
      <w:r w:rsidR="00E64237" w:rsidRPr="00EB10E4">
        <w:rPr>
          <w:rPrChange w:id="1393" w:author="Ramin Miraftabi" w:date="2026-07-07T15:17:00Z" w16du:dateUtc="2026-07-07T13:17:00Z">
            <w:rPr>
              <w:lang w:val="en-US"/>
            </w:rPr>
          </w:rPrChange>
        </w:rPr>
        <w:t xml:space="preserve"> </w:t>
      </w:r>
      <w:ins w:id="1394" w:author="Pitkänen Juho" w:date="2026-03-03T17:03:00Z" w16du:dateUtc="2026-03-03T16:03:00Z">
        <w:r w:rsidR="00953FC6" w:rsidRPr="00EB10E4">
          <w:rPr>
            <w:rPrChange w:id="1395" w:author="Ramin Miraftabi" w:date="2026-07-07T15:17:00Z" w16du:dateUtc="2026-07-07T13:17:00Z">
              <w:rPr>
                <w:lang w:val="en-US"/>
              </w:rPr>
            </w:rPrChange>
          </w:rPr>
          <w:fldChar w:fldCharType="begin"/>
        </w:r>
        <w:r w:rsidR="00953FC6" w:rsidRPr="00EB10E4">
          <w:rPr>
            <w:rPrChange w:id="1396" w:author="Ramin Miraftabi" w:date="2026-07-07T15:17:00Z" w16du:dateUtc="2026-07-07T13:17:00Z">
              <w:rPr>
                <w:lang w:val="en-US"/>
              </w:rPr>
            </w:rPrChange>
          </w:rPr>
          <w:instrText>HYPERLINK "</w:instrText>
        </w:r>
      </w:ins>
      <w:r w:rsidR="00953FC6" w:rsidRPr="00EB10E4">
        <w:rPr>
          <w:rPrChange w:id="1397" w:author="Ramin Miraftabi" w:date="2026-07-07T15:17:00Z" w16du:dateUtc="2026-07-07T13:17:00Z">
            <w:rPr>
              <w:lang w:val="en-US"/>
            </w:rPr>
          </w:rPrChange>
        </w:rPr>
        <w:instrText>https://www.iala-aism.org/technical/data-modelling/iala-s-200-development-status/s-212/</w:instrText>
      </w:r>
      <w:ins w:id="1398" w:author="Pitkänen Juho" w:date="2026-03-03T17:03:00Z" w16du:dateUtc="2026-03-03T16:03:00Z">
        <w:r w:rsidR="00953FC6" w:rsidRPr="00EB10E4">
          <w:rPr>
            <w:rPrChange w:id="1399" w:author="Ramin Miraftabi" w:date="2026-07-07T15:17:00Z" w16du:dateUtc="2026-07-07T13:17:00Z">
              <w:rPr>
                <w:lang w:val="en-US"/>
              </w:rPr>
            </w:rPrChange>
          </w:rPr>
          <w:instrText>"</w:instrText>
        </w:r>
        <w:r w:rsidR="00953FC6" w:rsidRPr="00EB10E4">
          <w:rPr>
            <w:rPrChange w:id="1400" w:author="Ramin Miraftabi" w:date="2026-07-07T15:17:00Z" w16du:dateUtc="2026-07-07T13:17:00Z">
              <w:rPr>
                <w:lang w:val="en-US"/>
              </w:rPr>
            </w:rPrChange>
          </w:rPr>
          <w:fldChar w:fldCharType="separate"/>
        </w:r>
      </w:ins>
      <w:r w:rsidR="00953FC6" w:rsidRPr="00EB10E4">
        <w:rPr>
          <w:rStyle w:val="Hyperlink"/>
          <w:rPrChange w:id="1401" w:author="Ramin Miraftabi" w:date="2026-07-07T15:17:00Z" w16du:dateUtc="2026-07-07T13:17:00Z">
            <w:rPr>
              <w:rStyle w:val="Hyperlink"/>
              <w:lang w:val="en-US"/>
            </w:rPr>
          </w:rPrChange>
        </w:rPr>
        <w:t>https://www.iala-aism.org/technical/data-modelling/iala-s-200-development-status/s-212/</w:t>
      </w:r>
      <w:ins w:id="1402" w:author="Pitkänen Juho" w:date="2026-03-03T17:03:00Z" w16du:dateUtc="2026-03-03T16:03:00Z">
        <w:r w:rsidR="00953FC6" w:rsidRPr="00EB10E4">
          <w:rPr>
            <w:rPrChange w:id="1403" w:author="Ramin Miraftabi" w:date="2026-07-07T15:17:00Z" w16du:dateUtc="2026-07-07T13:17:00Z">
              <w:rPr>
                <w:lang w:val="en-US"/>
              </w:rPr>
            </w:rPrChange>
          </w:rPr>
          <w:fldChar w:fldCharType="end"/>
        </w:r>
      </w:ins>
    </w:p>
    <w:p w14:paraId="6731BCD2" w14:textId="77777777" w:rsidR="002F4B55" w:rsidRDefault="002F4B55" w:rsidP="002F4B55">
      <w:pPr>
        <w:pStyle w:val="Referencelist"/>
        <w:rPr>
          <w:ins w:id="1404" w:author="Ramin Miraftabi" w:date="2026-07-07T15:53:00Z" w16du:dateUtc="2026-07-07T13:53:00Z"/>
          <w:lang w:val="en-US"/>
        </w:rPr>
      </w:pPr>
      <w:bookmarkStart w:id="1405" w:name="_Ref196501240"/>
      <w:ins w:id="1406" w:author="Ramin Miraftabi" w:date="2026-07-07T15:53:00Z" w16du:dateUtc="2026-07-07T13:53:00Z">
        <w:r>
          <w:rPr>
            <w:lang w:val="en-US"/>
          </w:rPr>
          <w:t>IALA. 2022. Guideline G1183 Provision of MCP Identities</w:t>
        </w:r>
        <w:bookmarkEnd w:id="1405"/>
      </w:ins>
    </w:p>
    <w:p w14:paraId="45E2ECBB" w14:textId="07FB6DE3" w:rsidR="00953FC6" w:rsidRPr="00EB10E4" w:rsidDel="002F4B55" w:rsidRDefault="00953FC6" w:rsidP="006C5F74">
      <w:pPr>
        <w:pStyle w:val="Referencelist"/>
        <w:rPr>
          <w:ins w:id="1407" w:author="Pitkänen Juho" w:date="2026-03-03T17:03:00Z" w16du:dateUtc="2026-03-03T16:03:00Z"/>
          <w:del w:id="1408" w:author="Ramin Miraftabi" w:date="2026-07-07T15:53:00Z" w16du:dateUtc="2026-07-07T13:53:00Z"/>
          <w:rPrChange w:id="1409" w:author="Ramin Miraftabi" w:date="2026-07-07T15:17:00Z" w16du:dateUtc="2026-07-07T13:17:00Z">
            <w:rPr>
              <w:ins w:id="1410" w:author="Pitkänen Juho" w:date="2026-03-03T17:03:00Z" w16du:dateUtc="2026-03-03T16:03:00Z"/>
              <w:del w:id="1411" w:author="Ramin Miraftabi" w:date="2026-07-07T15:53:00Z" w16du:dateUtc="2026-07-07T13:53:00Z"/>
              <w:lang w:val="en-US"/>
            </w:rPr>
          </w:rPrChange>
        </w:rPr>
      </w:pPr>
      <w:ins w:id="1412" w:author="Pitkänen Juho" w:date="2026-03-03T17:03:00Z">
        <w:del w:id="1413" w:author="Ramin Miraftabi" w:date="2026-07-07T15:53:00Z" w16du:dateUtc="2026-07-07T13:53:00Z">
          <w:r w:rsidRPr="00EB10E4" w:rsidDel="002F4B55">
            <w:rPr>
              <w:rPrChange w:id="1414" w:author="Ramin Miraftabi" w:date="2026-07-07T15:17:00Z" w16du:dateUtc="2026-07-07T13:17:00Z">
                <w:rPr>
                  <w:lang w:val="en-US"/>
                </w:rPr>
              </w:rPrChange>
            </w:rPr>
            <w:delText>IALA</w:delText>
          </w:r>
        </w:del>
      </w:ins>
      <w:ins w:id="1415" w:author="Pitkänen Juho" w:date="2026-03-03T17:03:00Z" w16du:dateUtc="2026-03-03T16:03:00Z">
        <w:del w:id="1416" w:author="Ramin Miraftabi" w:date="2026-07-07T15:53:00Z" w16du:dateUtc="2026-07-07T13:53:00Z">
          <w:r w:rsidRPr="00EB10E4" w:rsidDel="002F4B55">
            <w:rPr>
              <w:rPrChange w:id="1417" w:author="Ramin Miraftabi" w:date="2026-07-07T15:17:00Z" w16du:dateUtc="2026-07-07T13:17:00Z">
                <w:rPr>
                  <w:lang w:val="en-US"/>
                </w:rPr>
              </w:rPrChange>
            </w:rPr>
            <w:delText>…</w:delText>
          </w:r>
        </w:del>
      </w:ins>
      <w:ins w:id="1418" w:author="Pitkänen Juho" w:date="2026-03-03T17:03:00Z">
        <w:del w:id="1419" w:author="Ramin Miraftabi" w:date="2026-07-07T15:53:00Z" w16du:dateUtc="2026-07-07T13:53:00Z">
          <w:r w:rsidRPr="00EB10E4" w:rsidDel="002F4B55">
            <w:rPr>
              <w:rPrChange w:id="1420" w:author="Ramin Miraftabi" w:date="2026-07-07T15:17:00Z" w16du:dateUtc="2026-07-07T13:17:00Z">
                <w:rPr>
                  <w:lang w:val="en-US"/>
                </w:rPr>
              </w:rPrChange>
            </w:rPr>
            <w:delText xml:space="preserve"> G1183</w:delText>
          </w:r>
        </w:del>
      </w:ins>
    </w:p>
    <w:p w14:paraId="18D07677" w14:textId="20C2DFF9" w:rsidR="002F4B55" w:rsidRPr="002F4B55" w:rsidRDefault="00953FC6" w:rsidP="00466082">
      <w:pPr>
        <w:pStyle w:val="Referencelist"/>
        <w:rPr>
          <w:ins w:id="1421" w:author="Ramin Miraftabi" w:date="2026-07-07T15:54:00Z"/>
          <w:lang w:val="en-US"/>
        </w:rPr>
      </w:pPr>
      <w:bookmarkStart w:id="1422" w:name="_Ref234330556"/>
      <w:ins w:id="1423" w:author="Pitkänen Juho" w:date="2026-03-03T17:03:00Z" w16du:dateUtc="2026-03-03T16:03:00Z">
        <w:r w:rsidRPr="00EB10E4">
          <w:rPr>
            <w:rPrChange w:id="1424" w:author="Ramin Miraftabi" w:date="2026-07-07T15:17:00Z" w16du:dateUtc="2026-07-07T13:17:00Z">
              <w:rPr>
                <w:lang w:val="en-US"/>
              </w:rPr>
            </w:rPrChange>
          </w:rPr>
          <w:t>IALA</w:t>
        </w:r>
      </w:ins>
      <w:ins w:id="1425" w:author="Ramin Miraftabi" w:date="2026-07-07T15:54:00Z" w16du:dateUtc="2026-07-07T13:54:00Z">
        <w:r w:rsidR="002F4B55">
          <w:t>. 2026</w:t>
        </w:r>
      </w:ins>
      <w:ins w:id="1426" w:author="Pitkänen Juho" w:date="2026-03-03T17:03:00Z" w16du:dateUtc="2026-03-03T16:03:00Z">
        <w:del w:id="1427" w:author="Ramin Miraftabi" w:date="2026-07-07T15:54:00Z" w16du:dateUtc="2026-07-07T13:54:00Z">
          <w:r w:rsidRPr="00EB10E4" w:rsidDel="002F4B55">
            <w:rPr>
              <w:rPrChange w:id="1428" w:author="Ramin Miraftabi" w:date="2026-07-07T15:17:00Z" w16du:dateUtc="2026-07-07T13:17:00Z">
                <w:rPr>
                  <w:lang w:val="en-US"/>
                </w:rPr>
              </w:rPrChange>
            </w:rPr>
            <w:delText xml:space="preserve"> … </w:delText>
          </w:r>
        </w:del>
      </w:ins>
      <w:ins w:id="1429" w:author="Pitkänen Juho" w:date="2026-03-03T17:03:00Z">
        <w:del w:id="1430" w:author="Ramin Miraftabi" w:date="2026-07-07T15:54:00Z" w16du:dateUtc="2026-07-07T13:54:00Z">
          <w:r w:rsidRPr="00EB10E4" w:rsidDel="002F4B55">
            <w:rPr>
              <w:rPrChange w:id="1431" w:author="Ramin Miraftabi" w:date="2026-07-07T15:17:00Z" w16du:dateUtc="2026-07-07T13:17:00Z">
                <w:rPr>
                  <w:lang w:val="en-US"/>
                </w:rPr>
              </w:rPrChange>
            </w:rPr>
            <w:delText>G1191</w:delText>
          </w:r>
        </w:del>
      </w:ins>
      <w:bookmarkEnd w:id="1422"/>
      <w:ins w:id="1432" w:author="Ramin Miraftabi" w:date="2026-07-07T15:54:00Z" w16du:dateUtc="2026-07-07T13:54:00Z">
        <w:r w:rsidR="002F4B55">
          <w:t xml:space="preserve">. </w:t>
        </w:r>
      </w:ins>
      <w:ins w:id="1433" w:author="Ramin Miraftabi" w:date="2026-07-07T15:55:00Z" w16du:dateUtc="2026-07-07T13:55:00Z">
        <w:r w:rsidR="002F4B55" w:rsidRPr="002F4B55">
          <w:rPr>
            <w:lang w:val="en-US"/>
          </w:rPr>
          <w:t xml:space="preserve">Guideline G1191 Maritime Service Registry (MSR) </w:t>
        </w:r>
        <w:r w:rsidR="002F4B55">
          <w:rPr>
            <w:lang w:val="en-US"/>
          </w:rPr>
          <w:t>T</w:t>
        </w:r>
        <w:r w:rsidR="002F4B55" w:rsidRPr="002F4B55">
          <w:rPr>
            <w:lang w:val="en-US"/>
          </w:rPr>
          <w:t xml:space="preserve">echnical </w:t>
        </w:r>
        <w:r w:rsidR="002F4B55">
          <w:rPr>
            <w:lang w:val="en-US"/>
          </w:rPr>
          <w:t>S</w:t>
        </w:r>
        <w:r w:rsidR="002F4B55" w:rsidRPr="002F4B55">
          <w:rPr>
            <w:lang w:val="en-US"/>
          </w:rPr>
          <w:t>pecification</w:t>
        </w:r>
      </w:ins>
    </w:p>
    <w:p w14:paraId="3A3E96D7" w14:textId="3810F5DB" w:rsidR="008C5D35" w:rsidRDefault="008C5D35" w:rsidP="008C5D35">
      <w:pPr>
        <w:pStyle w:val="Referencelist"/>
        <w:rPr>
          <w:ins w:id="1434" w:author="Ramin Miraftabi" w:date="2026-09-22T16:56:00Z" w16du:dateUtc="2026-09-22T14:56:00Z"/>
        </w:rPr>
      </w:pPr>
      <w:moveToRangeStart w:id="1435" w:author="Ramin Miraftabi" w:date="2026-07-08T09:50:00Z" w:name="move234396637"/>
      <w:moveTo w:id="1436" w:author="Ramin Miraftabi" w:date="2026-07-08T09:50:00Z" w16du:dateUtc="2026-07-08T07:50:00Z">
        <w:r w:rsidRPr="001E7C92">
          <w:t>IMO Just in Time Arrival Guide Unversioned</w:t>
        </w:r>
        <w:r w:rsidRPr="001E7C92">
          <w:tab/>
        </w:r>
      </w:moveTo>
      <w:ins w:id="1437" w:author="Ramin Miraftabi" w:date="2026-09-22T16:56:00Z" w16du:dateUtc="2026-09-22T14:56:00Z">
        <w:r w:rsidR="00665E92">
          <w:fldChar w:fldCharType="begin"/>
        </w:r>
        <w:r w:rsidR="00665E92">
          <w:instrText>HYPERLINK "</w:instrText>
        </w:r>
      </w:ins>
      <w:moveTo w:id="1438" w:author="Ramin Miraftabi" w:date="2026-07-08T09:50:00Z" w16du:dateUtc="2026-07-08T07:50:00Z">
        <w:r w:rsidR="00665E92" w:rsidRPr="001E7C92">
          <w:instrText>https://wwwcdn.imo.org/localresources/en/OurWork/PartnershipsProjects/Documents/GIA-just-in-time-hires.pdf</w:instrText>
        </w:r>
      </w:moveTo>
      <w:ins w:id="1439" w:author="Ramin Miraftabi" w:date="2026-09-22T16:56:00Z" w16du:dateUtc="2026-09-22T14:56:00Z">
        <w:r w:rsidR="00665E92">
          <w:instrText>"</w:instrText>
        </w:r>
        <w:r w:rsidR="00665E92">
          <w:fldChar w:fldCharType="separate"/>
        </w:r>
      </w:ins>
      <w:ins w:id="1440" w:author="Ramin Miraftabi" w:date="2026-07-08T09:50:00Z" w16du:dateUtc="2026-07-08T07:50:00Z">
        <w:r w:rsidR="00665E92" w:rsidRPr="00B76A33">
          <w:rPr>
            <w:rStyle w:val="Hyperlink"/>
          </w:rPr>
          <w:t>https://wwwcdn.imo.org/localresources/en/OurWork/PartnershipsProjects/Documents/GIA-just-in-time-hires.pdf</w:t>
        </w:r>
      </w:ins>
      <w:ins w:id="1441" w:author="Ramin Miraftabi" w:date="2026-09-22T16:56:00Z" w16du:dateUtc="2026-09-22T14:56:00Z">
        <w:r w:rsidR="00665E92">
          <w:fldChar w:fldCharType="end"/>
        </w:r>
      </w:ins>
    </w:p>
    <w:p w14:paraId="2A92BF52" w14:textId="1F673043" w:rsidR="00665E92" w:rsidRPr="001E7C92" w:rsidRDefault="00665E92" w:rsidP="008C5D35">
      <w:pPr>
        <w:pStyle w:val="Referencelist"/>
        <w:rPr>
          <w:moveTo w:id="1442" w:author="Ramin Miraftabi" w:date="2026-07-08T09:50:00Z" w16du:dateUtc="2026-07-08T07:50:00Z"/>
        </w:rPr>
      </w:pPr>
      <w:bookmarkStart w:id="1443" w:name="_Ref240988688"/>
      <w:ins w:id="1444" w:author="Ramin Miraftabi" w:date="2026-09-22T16:57:00Z" w16du:dateUtc="2026-09-22T14:57:00Z">
        <w:r>
          <w:t xml:space="preserve">IALA. 2026. Use Cases on VTS Digital Communications </w:t>
        </w:r>
        <w:r w:rsidRPr="00665E92">
          <w:t>https://www.iala.int/technical/vts-digital-communication/</w:t>
        </w:r>
      </w:ins>
      <w:bookmarkEnd w:id="1443"/>
    </w:p>
    <w:moveToRangeEnd w:id="1435"/>
    <w:p w14:paraId="0CB9B2A7" w14:textId="2E8A0032" w:rsidR="00953FC6" w:rsidRPr="00EB10E4" w:rsidRDefault="00953FC6">
      <w:pPr>
        <w:pStyle w:val="Referencelist"/>
        <w:numPr>
          <w:ilvl w:val="0"/>
          <w:numId w:val="0"/>
        </w:numPr>
        <w:rPr>
          <w:rPrChange w:id="1445" w:author="Ramin Miraftabi" w:date="2026-07-07T15:17:00Z" w16du:dateUtc="2026-07-07T13:17:00Z">
            <w:rPr>
              <w:lang w:val="en-US"/>
            </w:rPr>
          </w:rPrChange>
        </w:rPr>
        <w:pPrChange w:id="1446" w:author="Ramin Miraftabi" w:date="2026-07-08T09:51:00Z" w16du:dateUtc="2026-07-08T07:51:00Z">
          <w:pPr>
            <w:pStyle w:val="Referencelist"/>
          </w:pPr>
        </w:pPrChange>
      </w:pPr>
    </w:p>
    <w:sectPr w:rsidR="00953FC6" w:rsidRPr="00EB10E4" w:rsidSect="00176A62">
      <w:headerReference w:type="even" r:id="rId53"/>
      <w:headerReference w:type="default" r:id="rId54"/>
      <w:footerReference w:type="default" r:id="rId55"/>
      <w:headerReference w:type="first" r:id="rId56"/>
      <w:footerReference w:type="first" r:id="rId57"/>
      <w:pgSz w:w="11906" w:h="16838" w:code="9"/>
      <w:pgMar w:top="1276" w:right="1080" w:bottom="1440" w:left="1080" w:header="454" w:footer="313"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06" w:author="Ramin Miraftabi" w:date="2026-09-22T11:44:00Z" w:initials="RM">
    <w:p w14:paraId="5196859F" w14:textId="77777777" w:rsidR="003C274A" w:rsidRDefault="003C274A" w:rsidP="003C274A">
      <w:pPr>
        <w:jc w:val="left"/>
      </w:pPr>
      <w:r>
        <w:rPr>
          <w:rStyle w:val="CommentReference"/>
        </w:rPr>
        <w:annotationRef/>
      </w:r>
      <w:r>
        <w:rPr>
          <w:sz w:val="20"/>
        </w:rPr>
        <w:t>replace ship system / shipborne equipment --&gt; on-board systems</w:t>
      </w:r>
    </w:p>
  </w:comment>
  <w:comment w:id="732" w:author="Pitkänen Juho" w:date="2026-03-03T16:25:00Z" w:initials="JP">
    <w:p w14:paraId="7F4A2096" w14:textId="6AB5072F" w:rsidR="0064153C" w:rsidRDefault="0064153C" w:rsidP="0064153C">
      <w:pPr>
        <w:pStyle w:val="CommentText"/>
        <w:jc w:val="left"/>
      </w:pPr>
      <w:r>
        <w:rPr>
          <w:rStyle w:val="CommentReference"/>
        </w:rPr>
        <w:annotationRef/>
      </w:r>
      <w:r>
        <w:t>To be updated later</w:t>
      </w:r>
    </w:p>
  </w:comment>
  <w:comment w:id="1051" w:author="Ramin Miraftabi" w:date="2026-09-22T11:49:00Z" w:initials="RM">
    <w:p w14:paraId="6C853F5B" w14:textId="77777777" w:rsidR="003C274A" w:rsidRDefault="003C274A" w:rsidP="003C274A">
      <w:pPr>
        <w:jc w:val="left"/>
      </w:pPr>
      <w:r>
        <w:rPr>
          <w:rStyle w:val="CommentReference"/>
        </w:rPr>
        <w:annotationRef/>
      </w:r>
      <w:r>
        <w:rPr>
          <w:sz w:val="20"/>
        </w:rPr>
        <w:t>Verify attribute names and cardinalities</w:t>
      </w:r>
    </w:p>
  </w:comment>
  <w:comment w:id="1065" w:author="Pitkänen Juho" w:date="2026-03-03T17:05:00Z" w:initials="JP">
    <w:p w14:paraId="0A8FEB4D" w14:textId="77777777" w:rsidR="00953FC6" w:rsidRDefault="00953FC6" w:rsidP="00953FC6">
      <w:pPr>
        <w:pStyle w:val="CommentText"/>
        <w:jc w:val="left"/>
      </w:pPr>
      <w:r>
        <w:rPr>
          <w:rStyle w:val="CommentReference"/>
        </w:rPr>
        <w:annotationRef/>
      </w:r>
      <w:r>
        <w:t>Update service specfic data model</w:t>
      </w:r>
    </w:p>
  </w:comment>
  <w:comment w:id="1066" w:author="Ramin Miraftabi" w:date="2026-07-08T09:51:00Z" w:initials="RM">
    <w:p w14:paraId="61D482F4" w14:textId="77777777" w:rsidR="008C5D35" w:rsidRDefault="008C5D35" w:rsidP="008C5D35">
      <w:pPr>
        <w:jc w:val="left"/>
      </w:pPr>
      <w:r>
        <w:rPr>
          <w:rStyle w:val="CommentReference"/>
        </w:rPr>
        <w:annotationRef/>
      </w:r>
      <w:r>
        <w:rPr>
          <w:sz w:val="20"/>
        </w:rPr>
        <w:t>To be updated once next version of product specification is available</w:t>
      </w:r>
    </w:p>
  </w:comment>
  <w:comment w:id="1172" w:author="Ramin Miraftabi" w:date="2026-09-22T11:52:00Z" w:initials="RM">
    <w:p w14:paraId="7BC9405F" w14:textId="77777777" w:rsidR="00BF5C3A" w:rsidRDefault="00BF5C3A" w:rsidP="00BF5C3A">
      <w:pPr>
        <w:jc w:val="left"/>
      </w:pPr>
      <w:r>
        <w:rPr>
          <w:rStyle w:val="CommentReference"/>
        </w:rPr>
        <w:annotationRef/>
      </w:r>
      <w:r>
        <w:rPr>
          <w:sz w:val="20"/>
        </w:rPr>
        <w:t>Vessel --&gt; Mariner, Vessel system --&gt; On-borad systems</w:t>
      </w:r>
    </w:p>
  </w:comment>
  <w:comment w:id="1256" w:author="Ramin Miraftabi" w:date="2026-09-22T11:53:00Z" w:initials="RM">
    <w:p w14:paraId="777D0941" w14:textId="77777777" w:rsidR="00BF5C3A" w:rsidRDefault="00BF5C3A" w:rsidP="00BF5C3A">
      <w:pPr>
        <w:jc w:val="left"/>
      </w:pPr>
      <w:r>
        <w:rPr>
          <w:rStyle w:val="CommentReference"/>
        </w:rPr>
        <w:annotationRef/>
      </w:r>
      <w:r>
        <w:rPr>
          <w:sz w:val="20"/>
        </w:rPr>
        <w:t>Splite to UC6 &amp; UC7</w:t>
      </w:r>
    </w:p>
  </w:comment>
  <w:comment w:id="1341" w:author="Pitkänen Juho" w:date="2026-03-03T17:04:00Z" w:initials="JP">
    <w:p w14:paraId="025AD0EE" w14:textId="77777777" w:rsidR="00953FC6" w:rsidRDefault="00953FC6" w:rsidP="00953FC6">
      <w:pPr>
        <w:pStyle w:val="CommentText"/>
        <w:jc w:val="left"/>
      </w:pPr>
      <w:r>
        <w:rPr>
          <w:rStyle w:val="CommentReference"/>
        </w:rPr>
        <w:annotationRef/>
      </w:r>
      <w:r>
        <w:t xml:space="preserve">Check which references are still used.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96859F" w15:done="1"/>
  <w15:commentEx w15:paraId="7F4A2096" w15:done="1"/>
  <w15:commentEx w15:paraId="6C853F5B" w15:done="1"/>
  <w15:commentEx w15:paraId="0A8FEB4D" w15:done="1"/>
  <w15:commentEx w15:paraId="61D482F4" w15:paraIdParent="0A8FEB4D" w15:done="1"/>
  <w15:commentEx w15:paraId="7BC9405F" w15:done="1"/>
  <w15:commentEx w15:paraId="777D0941" w15:done="1"/>
  <w15:commentEx w15:paraId="025AD0E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85A376" w16cex:dateUtc="2026-09-22T09:44:00Z"/>
  <w16cex:commentExtensible w16cex:durableId="7AB72728" w16cex:dateUtc="2026-03-03T15:25:00Z"/>
  <w16cex:commentExtensible w16cex:durableId="5525C5A9" w16cex:dateUtc="2026-09-22T09:49:00Z"/>
  <w16cex:commentExtensible w16cex:durableId="445763FB" w16cex:dateUtc="2026-03-03T16:05:00Z"/>
  <w16cex:commentExtensible w16cex:durableId="7EB7CC33" w16cex:dateUtc="2026-07-08T07:51:00Z"/>
  <w16cex:commentExtensible w16cex:durableId="400C8EC2" w16cex:dateUtc="2026-09-22T09:52:00Z"/>
  <w16cex:commentExtensible w16cex:durableId="48BDA3E6" w16cex:dateUtc="2026-09-22T09:53:00Z"/>
  <w16cex:commentExtensible w16cex:durableId="6967C2EB" w16cex:dateUtc="2026-03-03T16: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96859F" w16cid:durableId="6985A376"/>
  <w16cid:commentId w16cid:paraId="7F4A2096" w16cid:durableId="7AB72728"/>
  <w16cid:commentId w16cid:paraId="6C853F5B" w16cid:durableId="5525C5A9"/>
  <w16cid:commentId w16cid:paraId="0A8FEB4D" w16cid:durableId="445763FB"/>
  <w16cid:commentId w16cid:paraId="61D482F4" w16cid:durableId="7EB7CC33"/>
  <w16cid:commentId w16cid:paraId="7BC9405F" w16cid:durableId="400C8EC2"/>
  <w16cid:commentId w16cid:paraId="777D0941" w16cid:durableId="48BDA3E6"/>
  <w16cid:commentId w16cid:paraId="025AD0EE" w16cid:durableId="6967C2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B62AD" w14:textId="77777777" w:rsidR="00814840" w:rsidRPr="00DB5A5E" w:rsidRDefault="00814840" w:rsidP="00EA6416">
      <w:r w:rsidRPr="00DB5A5E">
        <w:separator/>
      </w:r>
    </w:p>
    <w:p w14:paraId="7F05446F" w14:textId="77777777" w:rsidR="00814840" w:rsidRPr="00DB5A5E" w:rsidRDefault="00814840" w:rsidP="00EA6416"/>
  </w:endnote>
  <w:endnote w:type="continuationSeparator" w:id="0">
    <w:p w14:paraId="370D765B" w14:textId="77777777" w:rsidR="00814840" w:rsidRPr="00DB5A5E" w:rsidRDefault="00814840" w:rsidP="00EA6416">
      <w:r w:rsidRPr="00DB5A5E">
        <w:continuationSeparator/>
      </w:r>
    </w:p>
    <w:p w14:paraId="1A826278" w14:textId="77777777" w:rsidR="00814840" w:rsidRPr="00DB5A5E" w:rsidRDefault="00814840" w:rsidP="00EA6416"/>
  </w:endnote>
  <w:endnote w:type="continuationNotice" w:id="1">
    <w:p w14:paraId="34AB806B" w14:textId="77777777" w:rsidR="00814840" w:rsidRPr="00DB5A5E" w:rsidRDefault="0081484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Malgun Gothic">
    <w:panose1 w:val="020B0503020000020004"/>
    <w:charset w:val="81"/>
    <w:family w:val="swiss"/>
    <w:pitch w:val="variable"/>
    <w:sig w:usb0="9000002F" w:usb1="29D77CFB" w:usb2="00000012" w:usb3="00000000" w:csb0="00080001" w:csb1="00000000"/>
  </w:font>
  <w:font w:name="함초롬바탕">
    <w:panose1 w:val="020B0604020202020204"/>
    <w:charset w:val="81"/>
    <w:family w:val="roman"/>
    <w:pitch w:val="variable"/>
    <w:sig w:usb0="F7002EFF" w:usb1="19DFFFFF" w:usb2="001BFDD7" w:usb3="00000000" w:csb0="001F007F" w:csb1="00000000"/>
  </w:font>
  <w:font w:name="Gulim">
    <w:altName w:val="굴림"/>
    <w:panose1 w:val="020B0600000101010101"/>
    <w:charset w:val="81"/>
    <w:family w:val="swiss"/>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NanumGothic">
    <w:panose1 w:val="020D0604000000000000"/>
    <w:charset w:val="81"/>
    <w:family w:val="auto"/>
    <w:pitch w:val="variable"/>
    <w:sig w:usb0="900002A7" w:usb1="29D7FCFB" w:usb2="00000010" w:usb3="00000000" w:csb0="0028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47237" w14:textId="77777777" w:rsidR="00A47C1A" w:rsidRPr="00DB5A5E" w:rsidRDefault="00A47C1A" w:rsidP="00EA6416">
    <w:pPr>
      <w:pStyle w:val="Footer"/>
      <w:rPr>
        <w:lang w:val="en-GB"/>
      </w:rPr>
    </w:pPr>
  </w:p>
  <w:p w14:paraId="6D607BB7" w14:textId="77777777" w:rsidR="00F3746A" w:rsidRPr="00DB5A5E" w:rsidRDefault="00F3746A" w:rsidP="00F3746A">
    <w:pPr>
      <w:pStyle w:val="Footerportrait"/>
      <w:rPr>
        <w:noProof w:val="0"/>
        <w:lang w:val="en-GB"/>
      </w:rPr>
    </w:pPr>
  </w:p>
  <w:p w14:paraId="3F1055C1" w14:textId="3233195B" w:rsidR="00F3746A" w:rsidRPr="00DB5A5E" w:rsidRDefault="00F3746A" w:rsidP="00F3746A">
    <w:pPr>
      <w:pStyle w:val="Footerportrait"/>
      <w:rPr>
        <w:noProof w:val="0"/>
        <w:lang w:val="en-GB"/>
      </w:rPr>
    </w:pPr>
    <w:r w:rsidRPr="00DB5A5E">
      <w:rPr>
        <w:noProof w:val="0"/>
        <w:lang w:val="en-GB"/>
      </w:rPr>
      <w:t>Proceedings of the 20</w:t>
    </w:r>
    <w:r w:rsidRPr="00DB5A5E">
      <w:rPr>
        <w:noProof w:val="0"/>
        <w:vertAlign w:val="superscript"/>
        <w:lang w:val="en-GB"/>
      </w:rPr>
      <w:t>th</w:t>
    </w:r>
    <w:r w:rsidRPr="00DB5A5E">
      <w:rPr>
        <w:noProof w:val="0"/>
        <w:lang w:val="en-GB"/>
      </w:rPr>
      <w:t xml:space="preserve"> IALA Conference 30</w:t>
    </w:r>
    <w:r w:rsidRPr="00DB5A5E">
      <w:rPr>
        <w:noProof w:val="0"/>
        <w:vertAlign w:val="superscript"/>
        <w:lang w:val="en-GB"/>
      </w:rPr>
      <w:t>th</w:t>
    </w:r>
    <w:r w:rsidRPr="00DB5A5E">
      <w:rPr>
        <w:noProof w:val="0"/>
        <w:lang w:val="en-GB"/>
      </w:rPr>
      <w:t xml:space="preserve"> May – 2</w:t>
    </w:r>
    <w:r w:rsidRPr="00DB5A5E">
      <w:rPr>
        <w:noProof w:val="0"/>
        <w:vertAlign w:val="superscript"/>
        <w:lang w:val="en-GB"/>
      </w:rPr>
      <w:t>nd</w:t>
    </w:r>
    <w:r w:rsidRPr="00DB5A5E">
      <w:rPr>
        <w:noProof w:val="0"/>
        <w:lang w:val="en-GB"/>
      </w:rPr>
      <w:t xml:space="preserve"> June 2023, Rio de Janeiro, Brazil</w:t>
    </w:r>
    <w:r w:rsidRPr="00DB5A5E">
      <w:rPr>
        <w:noProof w:val="0"/>
        <w:lang w:val="en-GB"/>
      </w:rPr>
      <w:tab/>
      <w:t xml:space="preserve">P </w:t>
    </w:r>
    <w:r w:rsidRPr="00DB5A5E">
      <w:rPr>
        <w:rStyle w:val="PageNumber"/>
        <w:noProof w:val="0"/>
        <w:szCs w:val="15"/>
        <w:lang w:val="en-GB"/>
      </w:rPr>
      <w:fldChar w:fldCharType="begin"/>
    </w:r>
    <w:r w:rsidRPr="00DB5A5E">
      <w:rPr>
        <w:rStyle w:val="PageNumber"/>
        <w:noProof w:val="0"/>
        <w:szCs w:val="15"/>
        <w:lang w:val="en-GB"/>
      </w:rPr>
      <w:instrText xml:space="preserve">PAGE  </w:instrText>
    </w:r>
    <w:r w:rsidRPr="00DB5A5E">
      <w:rPr>
        <w:rStyle w:val="PageNumber"/>
        <w:noProof w:val="0"/>
        <w:szCs w:val="15"/>
        <w:lang w:val="en-GB"/>
      </w:rPr>
      <w:fldChar w:fldCharType="separate"/>
    </w:r>
    <w:r w:rsidRPr="00DB5A5E">
      <w:rPr>
        <w:rStyle w:val="PageNumber"/>
        <w:noProof w:val="0"/>
        <w:szCs w:val="15"/>
        <w:lang w:val="en-GB"/>
      </w:rPr>
      <w:t>2</w:t>
    </w:r>
    <w:r w:rsidRPr="00DB5A5E">
      <w:rPr>
        <w:rStyle w:val="PageNumber"/>
        <w:noProof w:val="0"/>
        <w:szCs w:val="15"/>
        <w:lang w:val="en-GB"/>
      </w:rPr>
      <w:fldChar w:fldCharType="end"/>
    </w:r>
  </w:p>
  <w:p w14:paraId="6A8E2B4D" w14:textId="77777777" w:rsidR="00815D85" w:rsidRPr="00DB5A5E" w:rsidRDefault="00815D85" w:rsidP="00EA641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570E6" w14:textId="660A50F0" w:rsidR="0061509A" w:rsidRPr="00DB5A5E" w:rsidRDefault="0061509A" w:rsidP="0061509A">
    <w:pPr>
      <w:ind w:left="-284" w:firstLine="284"/>
      <w:rPr>
        <w:color w:val="00558C"/>
      </w:rPr>
    </w:pPr>
    <w:r>
      <w:rPr>
        <w:rFonts w:ascii="Calibri" w:hAnsi="Calibri" w:cs="Calibri"/>
        <w:noProof/>
        <w:color w:val="000000"/>
      </w:rPr>
      <w:drawing>
        <wp:anchor distT="0" distB="0" distL="114300" distR="114300" simplePos="0" relativeHeight="251664399" behindDoc="0" locked="0" layoutInCell="1" allowOverlap="1" wp14:anchorId="75336816" wp14:editId="6E29FA7D">
          <wp:simplePos x="0" y="0"/>
          <wp:positionH relativeFrom="column">
            <wp:posOffset>-310242</wp:posOffset>
          </wp:positionH>
          <wp:positionV relativeFrom="paragraph">
            <wp:posOffset>-256449</wp:posOffset>
          </wp:positionV>
          <wp:extent cx="3620135" cy="822960"/>
          <wp:effectExtent l="0" t="0" r="0" b="0"/>
          <wp:wrapSquare wrapText="bothSides"/>
          <wp:docPr id="1996723169" name="Picture 4" descr="A close-up of a contact u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23169" name="Picture 4" descr="A close-up of a contact us&#10;&#10;Description automatically generated"/>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3620135" cy="822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77325" w:rsidRPr="00DB5A5E">
      <w:rPr>
        <w:noProof/>
        <w:color w:val="00558C"/>
      </w:rPr>
      <mc:AlternateContent>
        <mc:Choice Requires="wps">
          <w:drawing>
            <wp:anchor distT="0" distB="0" distL="114300" distR="114300" simplePos="0" relativeHeight="251658244" behindDoc="0" locked="0" layoutInCell="1" allowOverlap="1" wp14:anchorId="7D0FEEBF" wp14:editId="26E7AA20">
              <wp:simplePos x="0" y="0"/>
              <wp:positionH relativeFrom="page">
                <wp:posOffset>209550</wp:posOffset>
              </wp:positionH>
              <wp:positionV relativeFrom="page">
                <wp:posOffset>9639300</wp:posOffset>
              </wp:positionV>
              <wp:extent cx="7134225" cy="27214"/>
              <wp:effectExtent l="0" t="0" r="28575" b="30480"/>
              <wp:wrapNone/>
              <wp:docPr id="11" name="Straight Connector 11"/>
              <wp:cNvGraphicFramePr/>
              <a:graphic xmlns:a="http://schemas.openxmlformats.org/drawingml/2006/main">
                <a:graphicData uri="http://schemas.microsoft.com/office/word/2010/wordprocessingShape">
                  <wps:wsp>
                    <wps:cNvCnPr/>
                    <wps:spPr>
                      <a:xfrm>
                        <a:off x="0" y="0"/>
                        <a:ext cx="7134225" cy="27214"/>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E22354" id="Straight Connector 11" o:spid="_x0000_s1026" style="position:absolute;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16.5pt,759pt" to="578.25pt,76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" strokecolor="#4472c4 [3204]" strokeweight="1pt">
              <v:stroke joinstyle="miter"/>
              <w10:wrap anchorx="page" anchory="page"/>
            </v:line>
          </w:pict>
        </mc:Fallback>
      </mc:AlternateContent>
    </w:r>
  </w:p>
  <w:p w14:paraId="7A3DDB3A" w14:textId="093B0972" w:rsidR="00815D85" w:rsidRPr="00DB5A5E" w:rsidRDefault="00815D85" w:rsidP="00B040F4">
    <w:pPr>
      <w:ind w:left="-284" w:firstLine="284"/>
      <w:rPr>
        <w:color w:val="00558C"/>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3DEB5" w14:textId="606C38BF" w:rsidR="00D540D3" w:rsidRPr="00DB5A5E" w:rsidRDefault="00D540D3" w:rsidP="0061509A">
    <w:pPr>
      <w:ind w:left="-284" w:firstLine="284"/>
      <w:rPr>
        <w:color w:val="00558C"/>
      </w:rPr>
    </w:pPr>
    <w:r w:rsidRPr="00DB5A5E">
      <w:rPr>
        <w:noProof/>
        <w:color w:val="00558C"/>
      </w:rPr>
      <mc:AlternateContent>
        <mc:Choice Requires="wps">
          <w:drawing>
            <wp:anchor distT="0" distB="0" distL="114300" distR="114300" simplePos="0" relativeHeight="251674639" behindDoc="0" locked="0" layoutInCell="1" allowOverlap="1" wp14:anchorId="640B58B8" wp14:editId="74F42337">
              <wp:simplePos x="0" y="0"/>
              <wp:positionH relativeFrom="page">
                <wp:posOffset>209550</wp:posOffset>
              </wp:positionH>
              <wp:positionV relativeFrom="page">
                <wp:posOffset>9639300</wp:posOffset>
              </wp:positionV>
              <wp:extent cx="7134225" cy="27214"/>
              <wp:effectExtent l="0" t="0" r="28575" b="30480"/>
              <wp:wrapNone/>
              <wp:docPr id="1317886724" name="Straight Connector 1317886724"/>
              <wp:cNvGraphicFramePr/>
              <a:graphic xmlns:a="http://schemas.openxmlformats.org/drawingml/2006/main">
                <a:graphicData uri="http://schemas.microsoft.com/office/word/2010/wordprocessingShape">
                  <wps:wsp>
                    <wps:cNvCnPr/>
                    <wps:spPr>
                      <a:xfrm>
                        <a:off x="0" y="0"/>
                        <a:ext cx="7134225" cy="27214"/>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3D2933" id="Straight Connector 1317886724" o:spid="_x0000_s1026" style="position:absolute;z-index:2516746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16.5pt,759pt" to="578.25pt,76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" strokecolor="#4472c4 [3204]" strokeweight="1pt">
              <v:stroke joinstyle="miter"/>
              <w10:wrap anchorx="page" anchory="page"/>
            </v:line>
          </w:pict>
        </mc:Fallback>
      </mc:AlternateContent>
    </w:r>
  </w:p>
  <w:p w14:paraId="3AA39375" w14:textId="77777777" w:rsidR="00D540D3" w:rsidRPr="00DB5A5E" w:rsidRDefault="00D540D3" w:rsidP="00B040F4">
    <w:pPr>
      <w:ind w:left="-284" w:firstLine="284"/>
      <w:rPr>
        <w:color w:val="00558C"/>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B1FD6" w14:textId="77777777" w:rsidR="00837113" w:rsidRDefault="00837113" w:rsidP="00F3746A">
    <w:pPr>
      <w:pStyle w:val="Footerportrait"/>
      <w:rPr>
        <w:noProof w:val="0"/>
        <w:lang w:val="en-GB"/>
      </w:rPr>
    </w:pPr>
  </w:p>
  <w:p w14:paraId="5DA90E48" w14:textId="345EEE48" w:rsidR="0061509A" w:rsidRDefault="00BD71CD" w:rsidP="00F3746A">
    <w:pPr>
      <w:pStyle w:val="Footerportrait"/>
      <w:rPr>
        <w:noProof w:val="0"/>
        <w:lang w:val="en-GB"/>
      </w:rPr>
    </w:pPr>
    <w:r>
      <w:rPr>
        <w:noProof w:val="0"/>
        <w:lang w:val="en-GB"/>
      </w:rPr>
      <w:fldChar w:fldCharType="begin"/>
    </w:r>
    <w:r>
      <w:rPr>
        <w:noProof w:val="0"/>
        <w:lang w:val="en-GB"/>
      </w:rPr>
      <w:instrText xml:space="preserve"> STYLEREF  "Document name"  \* MERGEFORMAT </w:instrText>
    </w:r>
    <w:r>
      <w:rPr>
        <w:noProof w:val="0"/>
        <w:lang w:val="en-GB"/>
      </w:rPr>
      <w:fldChar w:fldCharType="separate"/>
    </w:r>
    <w:r w:rsidR="00D92A70">
      <w:rPr>
        <w:lang w:val="en-GB"/>
      </w:rPr>
      <w:t>Service Specification for VTS Traffic Clearance</w:t>
    </w:r>
    <w:r>
      <w:rPr>
        <w:noProof w:val="0"/>
        <w:lang w:val="en-GB"/>
      </w:rPr>
      <w:fldChar w:fldCharType="end"/>
    </w:r>
    <w:r w:rsidR="00070EC5">
      <w:rPr>
        <w:noProof w:val="0"/>
        <w:lang w:val="en-GB"/>
      </w:rPr>
      <w:t xml:space="preserve"> </w:t>
    </w:r>
    <w:r w:rsidR="00070EC5">
      <w:rPr>
        <w:noProof w:val="0"/>
        <w:lang w:val="en-GB"/>
      </w:rPr>
      <w:fldChar w:fldCharType="begin"/>
    </w:r>
    <w:r w:rsidR="00070EC5">
      <w:rPr>
        <w:noProof w:val="0"/>
        <w:lang w:val="en-GB"/>
      </w:rPr>
      <w:instrText xml:space="preserve"> STYLEREF  "Edition number"  \* MERGEFORMAT </w:instrText>
    </w:r>
    <w:r w:rsidR="00070EC5">
      <w:rPr>
        <w:noProof w:val="0"/>
        <w:lang w:val="en-GB"/>
      </w:rPr>
      <w:fldChar w:fldCharType="separate"/>
    </w:r>
    <w:r w:rsidR="00D92A70">
      <w:rPr>
        <w:lang w:val="en-GB"/>
      </w:rPr>
      <w:t>Edition 1.65.1</w:t>
    </w:r>
    <w:r w:rsidR="00070EC5">
      <w:rPr>
        <w:noProof w:val="0"/>
        <w:lang w:val="en-GB"/>
      </w:rPr>
      <w:fldChar w:fldCharType="end"/>
    </w:r>
    <w:r w:rsidR="0061509A">
      <w:rPr>
        <w:noProof w:val="0"/>
        <w:lang w:val="en-GB"/>
      </w:rPr>
      <w:t xml:space="preserve"> </w:t>
    </w:r>
  </w:p>
  <w:p w14:paraId="28B2C3A1" w14:textId="155C0B7E" w:rsidR="007F650D" w:rsidRPr="00DD60DA" w:rsidRDefault="0061509A" w:rsidP="00F3746A">
    <w:pPr>
      <w:pStyle w:val="Footerportrait"/>
      <w:rPr>
        <w:rStyle w:val="PageNumber"/>
        <w:noProof w:val="0"/>
        <w:lang w:val="en-GB"/>
      </w:rPr>
    </w:pPr>
    <w:r>
      <w:rPr>
        <w:noProof w:val="0"/>
        <w:lang w:val="en-GB"/>
      </w:rPr>
      <w:t>urn.mrn.iala:</w:t>
    </w:r>
    <w:r w:rsidR="00655DC5">
      <w:rPr>
        <w:rFonts w:eastAsiaTheme="minorEastAsia" w:hint="eastAsia"/>
        <w:noProof w:val="0"/>
        <w:lang w:val="en-GB" w:eastAsia="ko-KR"/>
      </w:rPr>
      <w:t>techsvc:ss0001</w:t>
    </w:r>
    <w:r>
      <w:rPr>
        <w:noProof w:val="0"/>
        <w:lang w:val="en-GB"/>
      </w:rPr>
      <w:t>:ed1.</w:t>
    </w:r>
    <w:r w:rsidR="00655DC5">
      <w:rPr>
        <w:rFonts w:eastAsiaTheme="minorEastAsia" w:hint="eastAsia"/>
        <w:noProof w:val="0"/>
        <w:lang w:val="en-GB" w:eastAsia="ko-KR"/>
      </w:rPr>
      <w:t>5.1</w:t>
    </w:r>
    <w:r w:rsidR="00DD60DA">
      <w:rPr>
        <w:noProof w:val="0"/>
        <w:lang w:val="en-GB"/>
      </w:rPr>
      <w:tab/>
    </w:r>
    <w:r w:rsidR="007F650D" w:rsidRPr="00DB5A5E">
      <w:rPr>
        <w:noProof w:val="0"/>
        <w:lang w:val="en-GB"/>
      </w:rPr>
      <w:t xml:space="preserve">P </w:t>
    </w:r>
    <w:r w:rsidR="007F650D" w:rsidRPr="00DB5A5E">
      <w:rPr>
        <w:rStyle w:val="PageNumber"/>
        <w:noProof w:val="0"/>
        <w:szCs w:val="15"/>
        <w:lang w:val="en-GB"/>
      </w:rPr>
      <w:fldChar w:fldCharType="begin"/>
    </w:r>
    <w:r w:rsidR="007F650D" w:rsidRPr="00DB5A5E">
      <w:rPr>
        <w:rStyle w:val="PageNumber"/>
        <w:noProof w:val="0"/>
        <w:szCs w:val="15"/>
        <w:lang w:val="en-GB"/>
      </w:rPr>
      <w:instrText xml:space="preserve">PAGE  </w:instrText>
    </w:r>
    <w:r w:rsidR="007F650D" w:rsidRPr="00DB5A5E">
      <w:rPr>
        <w:rStyle w:val="PageNumber"/>
        <w:noProof w:val="0"/>
        <w:szCs w:val="15"/>
        <w:lang w:val="en-GB"/>
      </w:rPr>
      <w:fldChar w:fldCharType="separate"/>
    </w:r>
    <w:r w:rsidR="007F650D" w:rsidRPr="00DB5A5E">
      <w:rPr>
        <w:rStyle w:val="PageNumber"/>
        <w:noProof w:val="0"/>
        <w:szCs w:val="15"/>
        <w:lang w:val="en-GB"/>
      </w:rPr>
      <w:t>2</w:t>
    </w:r>
    <w:r w:rsidR="007F650D" w:rsidRPr="00DB5A5E">
      <w:rPr>
        <w:rStyle w:val="PageNumber"/>
        <w:noProof w:val="0"/>
        <w:szCs w:val="15"/>
        <w:lang w:val="en-GB"/>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7CE4D" w14:textId="77777777" w:rsidR="007F650D" w:rsidRPr="00DB5A5E" w:rsidRDefault="007F650D" w:rsidP="007F650D">
    <w:pPr>
      <w:pStyle w:val="Footer"/>
      <w:rPr>
        <w:lang w:val="en-GB"/>
      </w:rPr>
    </w:pPr>
  </w:p>
  <w:p w14:paraId="27C23D56" w14:textId="77777777" w:rsidR="007F650D" w:rsidRPr="00DB5A5E" w:rsidRDefault="007F650D" w:rsidP="007F650D">
    <w:pPr>
      <w:pStyle w:val="Footerportrait"/>
      <w:rPr>
        <w:noProof w:val="0"/>
        <w:lang w:val="en-GB"/>
      </w:rPr>
    </w:pPr>
  </w:p>
  <w:p w14:paraId="61B7CC27" w14:textId="36557785" w:rsidR="007F650D" w:rsidRPr="00DB5A5E" w:rsidRDefault="007F650D" w:rsidP="007F650D">
    <w:pPr>
      <w:pStyle w:val="Footerportrait"/>
      <w:rPr>
        <w:noProof w:val="0"/>
        <w:lang w:val="en-GB"/>
      </w:rPr>
    </w:pPr>
    <w:r w:rsidRPr="00DB5A5E">
      <w:rPr>
        <w:noProof w:val="0"/>
        <w:lang w:val="en-GB"/>
      </w:rPr>
      <w:t>Proceedings of the 20</w:t>
    </w:r>
    <w:r w:rsidRPr="00DB5A5E">
      <w:rPr>
        <w:noProof w:val="0"/>
        <w:vertAlign w:val="superscript"/>
        <w:lang w:val="en-GB"/>
      </w:rPr>
      <w:t>th</w:t>
    </w:r>
    <w:r w:rsidRPr="00DB5A5E">
      <w:rPr>
        <w:noProof w:val="0"/>
        <w:lang w:val="en-GB"/>
      </w:rPr>
      <w:t xml:space="preserve"> IALA Conference 30</w:t>
    </w:r>
    <w:r w:rsidRPr="00DB5A5E">
      <w:rPr>
        <w:noProof w:val="0"/>
        <w:vertAlign w:val="superscript"/>
        <w:lang w:val="en-GB"/>
      </w:rPr>
      <w:t>th</w:t>
    </w:r>
    <w:r w:rsidRPr="00DB5A5E">
      <w:rPr>
        <w:noProof w:val="0"/>
        <w:lang w:val="en-GB"/>
      </w:rPr>
      <w:t xml:space="preserve"> May – 2</w:t>
    </w:r>
    <w:r w:rsidRPr="00DB5A5E">
      <w:rPr>
        <w:noProof w:val="0"/>
        <w:vertAlign w:val="superscript"/>
        <w:lang w:val="en-GB"/>
      </w:rPr>
      <w:t>nd</w:t>
    </w:r>
    <w:r w:rsidRPr="00DB5A5E">
      <w:rPr>
        <w:noProof w:val="0"/>
        <w:lang w:val="en-GB"/>
      </w:rPr>
      <w:t xml:space="preserve"> June 2023, Rio de Janeiro, Brazil</w:t>
    </w:r>
    <w:r w:rsidR="00835049" w:rsidRPr="00DB5A5E">
      <w:rPr>
        <w:noProof w:val="0"/>
        <w:lang w:val="en-GB"/>
      </w:rPr>
      <w:t xml:space="preserve">, Volume </w:t>
    </w:r>
    <w:r w:rsidR="00B040D7" w:rsidRPr="00DB5A5E">
      <w:rPr>
        <w:noProof w:val="0"/>
        <w:lang w:val="en-GB"/>
      </w:rPr>
      <w:t>5</w:t>
    </w:r>
    <w:r w:rsidRPr="00DB5A5E">
      <w:rPr>
        <w:noProof w:val="0"/>
        <w:lang w:val="en-GB"/>
      </w:rPr>
      <w:tab/>
      <w:t xml:space="preserve">P </w:t>
    </w:r>
    <w:r w:rsidRPr="00DB5A5E">
      <w:rPr>
        <w:rStyle w:val="PageNumber"/>
        <w:noProof w:val="0"/>
        <w:szCs w:val="15"/>
        <w:lang w:val="en-GB"/>
      </w:rPr>
      <w:fldChar w:fldCharType="begin"/>
    </w:r>
    <w:r w:rsidRPr="00DB5A5E">
      <w:rPr>
        <w:rStyle w:val="PageNumber"/>
        <w:noProof w:val="0"/>
        <w:szCs w:val="15"/>
        <w:lang w:val="en-GB"/>
      </w:rPr>
      <w:instrText xml:space="preserve">PAGE  </w:instrText>
    </w:r>
    <w:r w:rsidRPr="00DB5A5E">
      <w:rPr>
        <w:rStyle w:val="PageNumber"/>
        <w:noProof w:val="0"/>
        <w:szCs w:val="15"/>
        <w:lang w:val="en-GB"/>
      </w:rPr>
      <w:fldChar w:fldCharType="separate"/>
    </w:r>
    <w:r w:rsidRPr="00DB5A5E">
      <w:rPr>
        <w:rStyle w:val="PageNumber"/>
        <w:noProof w:val="0"/>
        <w:szCs w:val="15"/>
        <w:lang w:val="en-GB"/>
      </w:rPr>
      <w:t>3</w:t>
    </w:r>
    <w:r w:rsidRPr="00DB5A5E">
      <w:rPr>
        <w:rStyle w:val="PageNumber"/>
        <w:noProof w:val="0"/>
        <w:szCs w:val="15"/>
        <w:lang w:val="en-GB"/>
      </w:rPr>
      <w:fldChar w:fldCharType="end"/>
    </w:r>
  </w:p>
  <w:p w14:paraId="631FF20C" w14:textId="77777777" w:rsidR="007F650D" w:rsidRPr="00DB5A5E" w:rsidRDefault="007F650D" w:rsidP="007F650D"/>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C3BCD" w14:textId="77777777" w:rsidR="00DD60DA" w:rsidRDefault="00DD60DA" w:rsidP="00F3746A">
    <w:pPr>
      <w:pStyle w:val="Footerportrait"/>
      <w:rPr>
        <w:noProof w:val="0"/>
        <w:lang w:val="en-GB"/>
      </w:rPr>
    </w:pPr>
  </w:p>
  <w:p w14:paraId="126F158C" w14:textId="4B19CC22" w:rsidR="00DD60DA" w:rsidRDefault="00DD60DA" w:rsidP="00F3746A">
    <w:pPr>
      <w:pStyle w:val="Footerportrait"/>
      <w:rPr>
        <w:noProof w:val="0"/>
        <w:lang w:val="en-GB"/>
      </w:rPr>
    </w:pPr>
    <w:r>
      <w:rPr>
        <w:noProof w:val="0"/>
        <w:lang w:val="en-GB"/>
      </w:rPr>
      <w:fldChar w:fldCharType="begin"/>
    </w:r>
    <w:r>
      <w:rPr>
        <w:noProof w:val="0"/>
        <w:lang w:val="en-GB"/>
      </w:rPr>
      <w:instrText xml:space="preserve"> STYLEREF  "Document name"  \* MERGEFORMAT </w:instrText>
    </w:r>
    <w:r>
      <w:rPr>
        <w:noProof w:val="0"/>
        <w:lang w:val="en-GB"/>
      </w:rPr>
      <w:fldChar w:fldCharType="separate"/>
    </w:r>
    <w:r w:rsidR="00812B06">
      <w:rPr>
        <w:lang w:val="en-GB"/>
      </w:rPr>
      <w:t>Service Specification for VTS Traffic Clearance</w:t>
    </w:r>
    <w:r>
      <w:rPr>
        <w:noProof w:val="0"/>
        <w:lang w:val="en-GB"/>
      </w:rPr>
      <w:fldChar w:fldCharType="end"/>
    </w:r>
    <w:r>
      <w:rPr>
        <w:noProof w:val="0"/>
        <w:lang w:val="en-GB"/>
      </w:rPr>
      <w:t xml:space="preserve"> </w:t>
    </w:r>
    <w:r>
      <w:rPr>
        <w:noProof w:val="0"/>
        <w:lang w:val="en-GB"/>
      </w:rPr>
      <w:fldChar w:fldCharType="begin"/>
    </w:r>
    <w:r>
      <w:rPr>
        <w:noProof w:val="0"/>
        <w:lang w:val="en-GB"/>
      </w:rPr>
      <w:instrText xml:space="preserve"> STYLEREF  "Edition number"  \* MERGEFORMAT </w:instrText>
    </w:r>
    <w:r>
      <w:rPr>
        <w:noProof w:val="0"/>
        <w:lang w:val="en-GB"/>
      </w:rPr>
      <w:fldChar w:fldCharType="separate"/>
    </w:r>
    <w:r w:rsidR="00812B06">
      <w:rPr>
        <w:lang w:val="en-GB"/>
      </w:rPr>
      <w:t>Edition 1.65.1</w:t>
    </w:r>
    <w:r>
      <w:rPr>
        <w:noProof w:val="0"/>
        <w:lang w:val="en-GB"/>
      </w:rPr>
      <w:fldChar w:fldCharType="end"/>
    </w:r>
    <w:r>
      <w:rPr>
        <w:noProof w:val="0"/>
        <w:lang w:val="en-GB"/>
      </w:rPr>
      <w:t xml:space="preserve"> </w:t>
    </w:r>
  </w:p>
  <w:p w14:paraId="452870A8" w14:textId="77777777" w:rsidR="00DD60DA" w:rsidRDefault="00DD60DA" w:rsidP="00F3746A">
    <w:pPr>
      <w:pStyle w:val="Footerportrait"/>
      <w:rPr>
        <w:noProof w:val="0"/>
        <w:lang w:val="en-GB"/>
      </w:rPr>
    </w:pPr>
    <w:r>
      <w:rPr>
        <w:noProof w:val="0"/>
        <w:lang w:val="en-GB"/>
      </w:rPr>
      <w:t>urn.mrn.iala:pub:ts:ssxxxx:ed1.6</w:t>
    </w:r>
  </w:p>
  <w:p w14:paraId="4A9A48D1" w14:textId="4F1A75DD" w:rsidR="00DD60DA" w:rsidRPr="00DD60DA" w:rsidRDefault="00DD60DA" w:rsidP="00F3746A">
    <w:pPr>
      <w:pStyle w:val="Footerportrait"/>
      <w:rPr>
        <w:rStyle w:val="PageNumber"/>
        <w:noProof w:val="0"/>
        <w:lang w:val="en-GB"/>
      </w:rPr>
    </w:pPr>
    <w:r>
      <w:rPr>
        <w:noProof w:val="0"/>
        <w:lang w:val="en-GB"/>
      </w:rPr>
      <w:tab/>
    </w:r>
    <w:r w:rsidRPr="00DB5A5E">
      <w:rPr>
        <w:noProof w:val="0"/>
        <w:lang w:val="en-GB"/>
      </w:rPr>
      <w:t xml:space="preserve">P </w:t>
    </w:r>
    <w:r w:rsidRPr="00DB5A5E">
      <w:rPr>
        <w:rStyle w:val="PageNumber"/>
        <w:noProof w:val="0"/>
        <w:szCs w:val="15"/>
        <w:lang w:val="en-GB"/>
      </w:rPr>
      <w:fldChar w:fldCharType="begin"/>
    </w:r>
    <w:r w:rsidRPr="00DB5A5E">
      <w:rPr>
        <w:rStyle w:val="PageNumber"/>
        <w:noProof w:val="0"/>
        <w:szCs w:val="15"/>
        <w:lang w:val="en-GB"/>
      </w:rPr>
      <w:instrText xml:space="preserve">PAGE  </w:instrText>
    </w:r>
    <w:r w:rsidRPr="00DB5A5E">
      <w:rPr>
        <w:rStyle w:val="PageNumber"/>
        <w:noProof w:val="0"/>
        <w:szCs w:val="15"/>
        <w:lang w:val="en-GB"/>
      </w:rPr>
      <w:fldChar w:fldCharType="separate"/>
    </w:r>
    <w:r w:rsidRPr="00DB5A5E">
      <w:rPr>
        <w:rStyle w:val="PageNumber"/>
        <w:noProof w:val="0"/>
        <w:szCs w:val="15"/>
        <w:lang w:val="en-GB"/>
      </w:rPr>
      <w:t>2</w:t>
    </w:r>
    <w:r w:rsidRPr="00DB5A5E">
      <w:rPr>
        <w:rStyle w:val="PageNumber"/>
        <w:noProof w:val="0"/>
        <w:szCs w:val="15"/>
        <w:lang w:val="en-GB"/>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62C61" w14:textId="141C886B" w:rsidR="00A47C1A" w:rsidRPr="00DB5A5E" w:rsidRDefault="00DB410A" w:rsidP="00EA6416">
    <w:pPr>
      <w:pStyle w:val="Footer"/>
      <w:rPr>
        <w:lang w:val="en-GB"/>
      </w:rPr>
    </w:pPr>
    <w:r w:rsidRPr="00DB5A5E">
      <w:rPr>
        <w:lang w:val="en-GB"/>
      </w:rPr>
      <w:t>XXX</w:t>
    </w:r>
    <w:r w:rsidR="00A47C1A" w:rsidRPr="00DB5A5E">
      <w:rPr>
        <w:lang w:val="en-GB"/>
      </w:rPr>
      <w:t>-</w:t>
    </w:r>
    <w:r w:rsidR="00A47C1A" w:rsidRPr="00DB5A5E">
      <w:rPr>
        <w:rStyle w:val="PageNumber"/>
        <w:lang w:val="en-GB"/>
      </w:rPr>
      <w:fldChar w:fldCharType="begin"/>
    </w:r>
    <w:r w:rsidR="00A47C1A" w:rsidRPr="00DB5A5E">
      <w:rPr>
        <w:rStyle w:val="PageNumber"/>
        <w:lang w:val="en-GB"/>
      </w:rPr>
      <w:instrText xml:space="preserve"> PAGE </w:instrText>
    </w:r>
    <w:r w:rsidR="00A47C1A" w:rsidRPr="00DB5A5E">
      <w:rPr>
        <w:rStyle w:val="PageNumber"/>
        <w:lang w:val="en-GB"/>
      </w:rPr>
      <w:fldChar w:fldCharType="separate"/>
    </w:r>
    <w:r w:rsidR="00E63DEA" w:rsidRPr="00DB5A5E">
      <w:rPr>
        <w:rStyle w:val="PageNumber"/>
        <w:lang w:val="en-GB"/>
      </w:rPr>
      <w:t>1</w:t>
    </w:r>
    <w:r w:rsidR="00A47C1A" w:rsidRPr="00DB5A5E">
      <w:rPr>
        <w:rStyle w:val="PageNumber"/>
        <w:lang w:val="en-GB"/>
      </w:rPr>
      <w:fldChar w:fldCharType="end"/>
    </w:r>
  </w:p>
  <w:p w14:paraId="5D315FE6" w14:textId="77777777" w:rsidR="00815D85" w:rsidRPr="00DB5A5E" w:rsidRDefault="00815D85" w:rsidP="00EA641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E21B1" w14:textId="77777777" w:rsidR="00814840" w:rsidRPr="00DB5A5E" w:rsidRDefault="00814840" w:rsidP="00EA6416">
      <w:r w:rsidRPr="00DB5A5E">
        <w:separator/>
      </w:r>
    </w:p>
    <w:p w14:paraId="268F42B1" w14:textId="77777777" w:rsidR="00814840" w:rsidRPr="00DB5A5E" w:rsidRDefault="00814840" w:rsidP="00EA6416"/>
  </w:footnote>
  <w:footnote w:type="continuationSeparator" w:id="0">
    <w:p w14:paraId="16EC3EBD" w14:textId="77777777" w:rsidR="00814840" w:rsidRPr="00DB5A5E" w:rsidRDefault="00814840" w:rsidP="00EA6416">
      <w:r w:rsidRPr="00DB5A5E">
        <w:continuationSeparator/>
      </w:r>
    </w:p>
    <w:p w14:paraId="002F95BB" w14:textId="77777777" w:rsidR="00814840" w:rsidRPr="00DB5A5E" w:rsidRDefault="00814840" w:rsidP="00EA6416"/>
  </w:footnote>
  <w:footnote w:type="continuationNotice" w:id="1">
    <w:p w14:paraId="75F15D5C" w14:textId="77777777" w:rsidR="00814840" w:rsidRPr="00DB5A5E" w:rsidRDefault="00814840"/>
  </w:footnote>
  <w:footnote w:id="2">
    <w:p w14:paraId="4612B360" w14:textId="77777777" w:rsidR="00E72F49" w:rsidRPr="0011448A" w:rsidRDefault="00E72F49" w:rsidP="00E72F49">
      <w:pPr>
        <w:pStyle w:val="FootnoteText"/>
        <w:rPr>
          <w:sz w:val="18"/>
          <w:szCs w:val="18"/>
        </w:rPr>
      </w:pPr>
      <w:r w:rsidRPr="0011448A">
        <w:rPr>
          <w:rStyle w:val="FootnoteReference"/>
          <w:sz w:val="18"/>
          <w:szCs w:val="18"/>
        </w:rPr>
        <w:footnoteRef/>
      </w:r>
      <w:r w:rsidRPr="0011448A">
        <w:rPr>
          <w:sz w:val="18"/>
          <w:szCs w:val="18"/>
        </w:rPr>
        <w:t xml:space="preserve"> Author to insert actual service name and version number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C55D3" w14:textId="64A77ED7" w:rsidR="00A27A2A" w:rsidRPr="00DB5A5E" w:rsidRDefault="00A27A2A">
    <w:pPr>
      <w:pStyle w:val="Header"/>
      <w:rPr>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58A36" w14:textId="08B9EB6E" w:rsidR="00F74BAF" w:rsidRPr="00DB5A5E" w:rsidRDefault="00F3746A" w:rsidP="00EA6416">
    <w:pPr>
      <w:pStyle w:val="Footer"/>
      <w:rPr>
        <w:b/>
        <w:bCs/>
        <w:lang w:val="en-GB"/>
      </w:rPr>
    </w:pPr>
    <w:r w:rsidRPr="00DB5A5E">
      <w:rPr>
        <w:noProof/>
        <w:lang w:val="en-GB"/>
      </w:rPr>
      <w:drawing>
        <wp:anchor distT="0" distB="0" distL="114300" distR="114300" simplePos="0" relativeHeight="251658245" behindDoc="1" locked="0" layoutInCell="1" allowOverlap="1" wp14:anchorId="7A806090" wp14:editId="454CB6A8">
          <wp:simplePos x="0" y="0"/>
          <wp:positionH relativeFrom="page">
            <wp:posOffset>6565085</wp:posOffset>
          </wp:positionH>
          <wp:positionV relativeFrom="page">
            <wp:posOffset>-32657</wp:posOffset>
          </wp:positionV>
          <wp:extent cx="979714" cy="979714"/>
          <wp:effectExtent l="0" t="0" r="0" b="0"/>
          <wp:wrapNone/>
          <wp:docPr id="903197184" name="Picture 903197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suite.png"/>
                  <pic:cNvPicPr/>
                </pic:nvPicPr>
                <pic:blipFill>
                  <a:blip r:embed="rId1">
                    <a:extLst>
                      <a:ext uri="{28A0092B-C50C-407E-A947-70E740481C1C}">
                        <a14:useLocalDpi xmlns:a14="http://schemas.microsoft.com/office/drawing/2010/main" val="0"/>
                      </a:ext>
                    </a:extLst>
                  </a:blip>
                  <a:stretch>
                    <a:fillRect/>
                  </a:stretch>
                </pic:blipFill>
                <pic:spPr>
                  <a:xfrm>
                    <a:off x="0" y="0"/>
                    <a:ext cx="984863" cy="984863"/>
                  </a:xfrm>
                  <a:prstGeom prst="rect">
                    <a:avLst/>
                  </a:prstGeom>
                </pic:spPr>
              </pic:pic>
            </a:graphicData>
          </a:graphic>
          <wp14:sizeRelH relativeFrom="margin">
            <wp14:pctWidth>0</wp14:pctWidth>
          </wp14:sizeRelH>
          <wp14:sizeRelV relativeFrom="margin">
            <wp14:pctHeight>0</wp14:pctHeight>
          </wp14:sizeRelV>
        </wp:anchor>
      </w:drawing>
    </w:r>
  </w:p>
  <w:p w14:paraId="23D9DBE9" w14:textId="4DBC072F" w:rsidR="00F3746A" w:rsidRPr="00DB5A5E" w:rsidRDefault="00F3746A" w:rsidP="007F650D">
    <w:pPr>
      <w:pStyle w:val="Header"/>
      <w:tabs>
        <w:tab w:val="clear" w:pos="9072"/>
        <w:tab w:val="right" w:pos="9746"/>
      </w:tabs>
      <w:rPr>
        <w:lang w:val="en-GB"/>
      </w:rPr>
    </w:pPr>
    <w:r w:rsidRPr="00DB5A5E">
      <w:rPr>
        <w:lang w:val="en-GB"/>
      </w:rPr>
      <w:tab/>
    </w:r>
    <w:r w:rsidR="007F650D" w:rsidRPr="00DB5A5E">
      <w:rPr>
        <w:lang w:val="en-GB"/>
      </w:rPr>
      <w:tab/>
    </w:r>
  </w:p>
  <w:p w14:paraId="77D64685" w14:textId="31AC9249" w:rsidR="00F3746A" w:rsidRPr="00DB5A5E" w:rsidRDefault="00F3746A" w:rsidP="007F650D">
    <w:pPr>
      <w:pStyle w:val="Header"/>
      <w:jc w:val="right"/>
      <w:rPr>
        <w:lang w:val="en-GB"/>
      </w:rPr>
    </w:pPr>
  </w:p>
  <w:p w14:paraId="725C4417" w14:textId="615404AE" w:rsidR="00F3746A" w:rsidRPr="00DB5A5E" w:rsidRDefault="00F3746A" w:rsidP="00F3746A">
    <w:pPr>
      <w:pStyle w:val="Header"/>
      <w:rPr>
        <w:lang w:val="en-GB"/>
      </w:rPr>
    </w:pPr>
  </w:p>
  <w:p w14:paraId="58AD1639" w14:textId="50438941" w:rsidR="00F3746A" w:rsidRPr="00DB5A5E" w:rsidRDefault="00F3746A" w:rsidP="00F3746A">
    <w:pPr>
      <w:pStyle w:val="Header"/>
      <w:rPr>
        <w:lang w:val="en-GB"/>
      </w:rPr>
    </w:pPr>
  </w:p>
  <w:p w14:paraId="033A69E5" w14:textId="77777777" w:rsidR="00F3746A" w:rsidRPr="00DB5A5E" w:rsidRDefault="00F3746A" w:rsidP="00F3746A">
    <w:pPr>
      <w:pStyle w:val="Header"/>
      <w:rPr>
        <w:lang w:val="en-GB"/>
      </w:rPr>
    </w:pPr>
  </w:p>
  <w:p w14:paraId="72FD19DB" w14:textId="682FE401" w:rsidR="00F3746A" w:rsidRPr="00DB5A5E" w:rsidRDefault="007F650D" w:rsidP="00F3746A">
    <w:pPr>
      <w:pStyle w:val="Contents"/>
    </w:pPr>
    <w:r w:rsidRPr="00DB5A5E">
      <w:t>contents</w:t>
    </w:r>
  </w:p>
  <w:p w14:paraId="4A4B5493" w14:textId="77777777" w:rsidR="00815D85" w:rsidRPr="00DB5A5E" w:rsidRDefault="00815D85" w:rsidP="00EA641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14988" w14:textId="25E53178" w:rsidR="00A47C1A" w:rsidRPr="00DB5A5E" w:rsidRDefault="00B37D7D" w:rsidP="00F815F4">
    <w:pPr>
      <w:jc w:val="center"/>
    </w:pPr>
    <w:r w:rsidRPr="00442889">
      <w:rPr>
        <w:noProof/>
        <w:lang w:val="sv-SE" w:eastAsia="sv-SE"/>
      </w:rPr>
      <w:drawing>
        <wp:anchor distT="0" distB="0" distL="114300" distR="114300" simplePos="0" relativeHeight="251662351" behindDoc="0" locked="0" layoutInCell="1" allowOverlap="1" wp14:anchorId="53F0A814" wp14:editId="207E65CC">
          <wp:simplePos x="0" y="0"/>
          <wp:positionH relativeFrom="page">
            <wp:posOffset>2800350</wp:posOffset>
          </wp:positionH>
          <wp:positionV relativeFrom="page">
            <wp:posOffset>25400</wp:posOffset>
          </wp:positionV>
          <wp:extent cx="1803600" cy="1440000"/>
          <wp:effectExtent l="0" t="0" r="6350" b="8255"/>
          <wp:wrapNone/>
          <wp:docPr id="196119967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tdl_iala.png"/>
                  <pic:cNvPicPr/>
                </pic:nvPicPr>
                <pic:blipFill>
                  <a:blip r:embed="rId1">
                    <a:extLst>
                      <a:ext uri="{28A0092B-C50C-407E-A947-70E740481C1C}">
                        <a14:useLocalDpi xmlns:a14="http://schemas.microsoft.com/office/drawing/2010/main" val="0"/>
                      </a:ext>
                    </a:extLst>
                  </a:blip>
                  <a:stretch>
                    <a:fillRect/>
                  </a:stretch>
                </pic:blipFill>
                <pic:spPr>
                  <a:xfrm>
                    <a:off x="0" y="0"/>
                    <a:ext cx="1803600" cy="1440000"/>
                  </a:xfrm>
                  <a:prstGeom prst="rect">
                    <a:avLst/>
                  </a:prstGeom>
                </pic:spPr>
              </pic:pic>
            </a:graphicData>
          </a:graphic>
          <wp14:sizeRelH relativeFrom="margin">
            <wp14:pctWidth>0</wp14:pctWidth>
          </wp14:sizeRelH>
          <wp14:sizeRelV relativeFrom="margin">
            <wp14:pctHeight>0</wp14:pctHeight>
          </wp14:sizeRelV>
        </wp:anchor>
      </w:drawing>
    </w:r>
  </w:p>
  <w:p w14:paraId="69EF0F03" w14:textId="365D6119" w:rsidR="00815D85" w:rsidRPr="00DB5A5E" w:rsidRDefault="00070EC5" w:rsidP="00EA6416">
    <w:r>
      <w:rPr>
        <w:noProof/>
        <w:lang w:val="sv-SE" w:eastAsia="sv-SE"/>
      </w:rPr>
      <w:drawing>
        <wp:anchor distT="0" distB="0" distL="114300" distR="114300" simplePos="0" relativeHeight="251660303" behindDoc="1" locked="0" layoutInCell="1" allowOverlap="1" wp14:anchorId="1B1EBFDF" wp14:editId="7147FA73">
          <wp:simplePos x="0" y="0"/>
          <wp:positionH relativeFrom="page">
            <wp:posOffset>31115</wp:posOffset>
          </wp:positionH>
          <wp:positionV relativeFrom="page">
            <wp:posOffset>1167822</wp:posOffset>
          </wp:positionV>
          <wp:extent cx="7093123" cy="2339340"/>
          <wp:effectExtent l="0" t="0" r="0" b="3810"/>
          <wp:wrapNone/>
          <wp:docPr id="16818476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deau_1.png"/>
                  <pic:cNvPicPr/>
                </pic:nvPicPr>
                <pic:blipFill rotWithShape="1">
                  <a:blip r:embed="rId2" cstate="print">
                    <a:extLst>
                      <a:ext uri="{28A0092B-C50C-407E-A947-70E740481C1C}">
                        <a14:useLocalDpi xmlns:a14="http://schemas.microsoft.com/office/drawing/2010/main" val="0"/>
                      </a:ext>
                    </a:extLst>
                  </a:blip>
                  <a:srcRect r="7100"/>
                  <a:stretch/>
                </pic:blipFill>
                <pic:spPr bwMode="auto">
                  <a:xfrm>
                    <a:off x="0" y="0"/>
                    <a:ext cx="7093123" cy="23393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51D3D" w14:textId="77777777" w:rsidR="00655DC5" w:rsidRDefault="00655DC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8FBB5" w14:textId="77777777" w:rsidR="00655DC5" w:rsidRDefault="00655DC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876EB" w14:textId="16DEA71B" w:rsidR="00A62973" w:rsidRPr="00DB5A5E" w:rsidRDefault="00A62973" w:rsidP="00F815F4">
    <w:pPr>
      <w:jc w:val="center"/>
    </w:pPr>
    <w:r w:rsidRPr="00DB5A5E">
      <w:rPr>
        <w:noProof/>
        <w:lang w:eastAsia="da-DK"/>
      </w:rPr>
      <w:drawing>
        <wp:anchor distT="0" distB="0" distL="114300" distR="114300" simplePos="0" relativeHeight="251670543" behindDoc="0" locked="0" layoutInCell="1" allowOverlap="1" wp14:anchorId="6E6A17E0" wp14:editId="21FF12E1">
          <wp:simplePos x="0" y="0"/>
          <wp:positionH relativeFrom="column">
            <wp:posOffset>5622878</wp:posOffset>
          </wp:positionH>
          <wp:positionV relativeFrom="paragraph">
            <wp:posOffset>-136894</wp:posOffset>
          </wp:positionV>
          <wp:extent cx="591820" cy="577850"/>
          <wp:effectExtent l="0" t="0" r="0" b="0"/>
          <wp:wrapNone/>
          <wp:docPr id="800283491" name="Picture 80028349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company name&#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1820" cy="577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4A479C" w14:textId="77777777" w:rsidR="00A62973" w:rsidRDefault="00A62973" w:rsidP="00A62973">
    <w:pPr>
      <w:pStyle w:val="Contents"/>
    </w:pPr>
  </w:p>
  <w:p w14:paraId="28EED515" w14:textId="77777777" w:rsidR="00523B25" w:rsidRDefault="00523B25" w:rsidP="00A62973">
    <w:pPr>
      <w:pStyle w:val="Contents"/>
    </w:pPr>
  </w:p>
  <w:p w14:paraId="6C31E05F" w14:textId="1B582239" w:rsidR="00A62973" w:rsidRPr="00DB5A5E" w:rsidRDefault="00523B25" w:rsidP="00A62973">
    <w:pPr>
      <w:pStyle w:val="Contents"/>
    </w:pPr>
    <w:r>
      <w:t>DOCUMENT REVISION</w:t>
    </w:r>
  </w:p>
  <w:p w14:paraId="3683A881" w14:textId="77777777" w:rsidR="004468A5" w:rsidRDefault="004468A5" w:rsidP="00A62973">
    <w:pPr>
      <w:pStyle w:val="Header"/>
      <w:rPr>
        <w:lang w:val="en-GB"/>
      </w:rPr>
    </w:pPr>
  </w:p>
  <w:p w14:paraId="5079931F" w14:textId="1E65B785" w:rsidR="00A62973" w:rsidRPr="00DB5A5E" w:rsidRDefault="004468A5" w:rsidP="00A62973">
    <w:pPr>
      <w:pStyle w:val="Header"/>
      <w:rPr>
        <w:lang w:val="en-GB"/>
      </w:rPr>
    </w:pPr>
    <w:r w:rsidRPr="004468A5">
      <w:rPr>
        <w:lang w:val="en-GB"/>
      </w:rPr>
      <w:t>Revisions to this document are to be noted in the table prior to the issue of a revised document.</w:t>
    </w:r>
  </w:p>
  <w:p w14:paraId="2E96FFD8" w14:textId="2B9DEC6B" w:rsidR="00A62973" w:rsidRPr="00DB5A5E" w:rsidRDefault="00A62973" w:rsidP="00EA6416"/>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44BD5" w14:textId="3B3E4F74" w:rsidR="00A27A2A" w:rsidRPr="00DB5A5E" w:rsidRDefault="00A27A2A">
    <w:pPr>
      <w:pStyle w:val="Header"/>
      <w:rPr>
        <w:lang w:val="en-GB"/>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99FB7" w14:textId="34F1705C" w:rsidR="004843A9" w:rsidRPr="00DB5A5E" w:rsidRDefault="00A62973">
    <w:pPr>
      <w:pStyle w:val="Header"/>
      <w:rPr>
        <w:lang w:val="en-GB"/>
      </w:rPr>
    </w:pPr>
    <w:r w:rsidRPr="00DB5A5E">
      <w:rPr>
        <w:noProof/>
        <w:lang w:val="en-GB" w:eastAsia="da-DK"/>
      </w:rPr>
      <w:drawing>
        <wp:anchor distT="0" distB="0" distL="114300" distR="114300" simplePos="0" relativeHeight="251668495" behindDoc="0" locked="0" layoutInCell="1" allowOverlap="1" wp14:anchorId="3B260BA1" wp14:editId="019B1BAA">
          <wp:simplePos x="0" y="0"/>
          <wp:positionH relativeFrom="column">
            <wp:posOffset>5540991</wp:posOffset>
          </wp:positionH>
          <wp:positionV relativeFrom="paragraph">
            <wp:posOffset>-159385</wp:posOffset>
          </wp:positionV>
          <wp:extent cx="591820" cy="577850"/>
          <wp:effectExtent l="0" t="0" r="0" b="0"/>
          <wp:wrapNone/>
          <wp:docPr id="882383197" name="Picture 882383197"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company name&#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1820" cy="577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B8B444" w14:textId="77777777" w:rsidR="004843A9" w:rsidRPr="00DB5A5E" w:rsidRDefault="004843A9">
    <w:pPr>
      <w:pStyle w:val="Header"/>
      <w:rPr>
        <w:lang w:val="en-GB"/>
      </w:rPr>
    </w:pPr>
  </w:p>
  <w:p w14:paraId="699B368C" w14:textId="5F88D9F8" w:rsidR="004843A9" w:rsidRPr="00DB5A5E" w:rsidRDefault="004843A9">
    <w:pPr>
      <w:pStyle w:val="Header"/>
      <w:rPr>
        <w:lang w:val="en-GB"/>
      </w:rPr>
    </w:pPr>
  </w:p>
  <w:p w14:paraId="4CD512F3" w14:textId="0782833D" w:rsidR="004843A9" w:rsidRPr="00DB5A5E" w:rsidRDefault="004843A9">
    <w:pPr>
      <w:pStyle w:val="Header"/>
      <w:rPr>
        <w:lang w:val="en-GB"/>
      </w:rPr>
    </w:pPr>
  </w:p>
  <w:p w14:paraId="5DB525C7" w14:textId="77777777" w:rsidR="004843A9" w:rsidRPr="00DB5A5E" w:rsidRDefault="004843A9">
    <w:pPr>
      <w:pStyle w:val="Header"/>
      <w:rPr>
        <w:lang w:val="en-GB"/>
      </w:rPr>
    </w:pPr>
  </w:p>
  <w:p w14:paraId="399153EE" w14:textId="77777777" w:rsidR="004843A9" w:rsidRPr="00DB5A5E" w:rsidRDefault="004843A9">
    <w:pPr>
      <w:pStyle w:val="Header"/>
      <w:rPr>
        <w:lang w:val="en-GB"/>
      </w:rPr>
    </w:pPr>
  </w:p>
  <w:p w14:paraId="18332BD9" w14:textId="5BBC9D2D" w:rsidR="004843A9" w:rsidRPr="00DB5A5E" w:rsidRDefault="005C50FB" w:rsidP="005C50FB">
    <w:pPr>
      <w:pStyle w:val="Contents"/>
    </w:pPr>
    <w:r w:rsidRPr="00DB5A5E">
      <w:t>CONTENTS</w:t>
    </w:r>
  </w:p>
  <w:p w14:paraId="454FA9E7" w14:textId="607AF80B" w:rsidR="00A27A2A" w:rsidRPr="00DB5A5E" w:rsidRDefault="00A27A2A">
    <w:pPr>
      <w:pStyle w:val="Header"/>
      <w:rPr>
        <w:lang w:val="en-GB"/>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BD200" w14:textId="5F898EF6" w:rsidR="00F3746A" w:rsidRPr="00DB5A5E" w:rsidRDefault="007F650D" w:rsidP="00F815F4">
    <w:pPr>
      <w:jc w:val="center"/>
    </w:pPr>
    <w:r w:rsidRPr="00DB5A5E">
      <w:rPr>
        <w:noProof/>
      </w:rPr>
      <w:drawing>
        <wp:anchor distT="0" distB="0" distL="114300" distR="114300" simplePos="0" relativeHeight="251658242" behindDoc="1" locked="0" layoutInCell="1" allowOverlap="1" wp14:anchorId="6A373507" wp14:editId="4184AFF5">
          <wp:simplePos x="0" y="0"/>
          <wp:positionH relativeFrom="page">
            <wp:posOffset>6825342</wp:posOffset>
          </wp:positionH>
          <wp:positionV relativeFrom="page">
            <wp:posOffset>26398</wp:posOffset>
          </wp:positionV>
          <wp:extent cx="720000" cy="720000"/>
          <wp:effectExtent l="0" t="0" r="4445" b="4445"/>
          <wp:wrapNone/>
          <wp:docPr id="1098957856" name="Picture 1098957856"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Logo, company nam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14:sizeRelH relativeFrom="margin">
            <wp14:pctWidth>0</wp14:pctWidth>
          </wp14:sizeRelH>
          <wp14:sizeRelV relativeFrom="margin">
            <wp14:pctHeight>0</wp14:pctHeight>
          </wp14:sizeRelV>
        </wp:anchor>
      </w:drawing>
    </w:r>
  </w:p>
  <w:p w14:paraId="661E4604" w14:textId="77777777" w:rsidR="007F650D" w:rsidRPr="00DB5A5E" w:rsidRDefault="007F650D" w:rsidP="007F650D">
    <w:pPr>
      <w:pStyle w:val="Header"/>
      <w:tabs>
        <w:tab w:val="right" w:pos="10205"/>
      </w:tabs>
      <w:rPr>
        <w:lang w:val="en-GB"/>
      </w:rPr>
    </w:pPr>
  </w:p>
  <w:p w14:paraId="3270F839" w14:textId="77777777" w:rsidR="007F650D" w:rsidRPr="00DB5A5E" w:rsidRDefault="007F650D" w:rsidP="007F650D">
    <w:pPr>
      <w:pStyle w:val="Header"/>
      <w:rPr>
        <w:lang w:val="en-GB"/>
      </w:rPr>
    </w:pPr>
  </w:p>
  <w:p w14:paraId="32EF6458" w14:textId="77777777" w:rsidR="007F650D" w:rsidRPr="00DB5A5E" w:rsidRDefault="007F650D" w:rsidP="007F650D">
    <w:pPr>
      <w:pStyle w:val="Header"/>
      <w:rPr>
        <w:lang w:val="en-GB"/>
      </w:rPr>
    </w:pPr>
  </w:p>
  <w:p w14:paraId="24E9624E" w14:textId="77777777" w:rsidR="007F650D" w:rsidRPr="00DB5A5E" w:rsidRDefault="007F650D" w:rsidP="007F650D">
    <w:pPr>
      <w:pStyle w:val="Header"/>
      <w:rPr>
        <w:lang w:val="en-GB"/>
      </w:rPr>
    </w:pPr>
  </w:p>
  <w:p w14:paraId="286D181D" w14:textId="77777777" w:rsidR="007F650D" w:rsidRPr="00DB5A5E" w:rsidRDefault="007F650D" w:rsidP="007F650D">
    <w:pPr>
      <w:pStyle w:val="Header"/>
      <w:rPr>
        <w:lang w:val="en-GB"/>
      </w:rPr>
    </w:pPr>
  </w:p>
  <w:p w14:paraId="7C42D8D6" w14:textId="7881F7EE" w:rsidR="007F650D" w:rsidRPr="00DB5A5E" w:rsidRDefault="007F650D" w:rsidP="007F650D">
    <w:pPr>
      <w:pStyle w:val="Contents"/>
    </w:pPr>
    <w:r w:rsidRPr="00DB5A5E">
      <w:t>for</w:t>
    </w:r>
    <w:r w:rsidR="00DC52CC" w:rsidRPr="00DB5A5E">
      <w:t>e</w:t>
    </w:r>
    <w:r w:rsidRPr="00DB5A5E">
      <w:t>w</w:t>
    </w:r>
    <w:r w:rsidR="00DC52CC" w:rsidRPr="00DB5A5E">
      <w:t>o</w:t>
    </w:r>
    <w:r w:rsidRPr="00DB5A5E">
      <w:t>rd</w:t>
    </w:r>
  </w:p>
  <w:p w14:paraId="2B8594D0" w14:textId="77777777" w:rsidR="007F650D" w:rsidRPr="00DB5A5E" w:rsidRDefault="007F650D" w:rsidP="007F650D"/>
  <w:p w14:paraId="03A4215F" w14:textId="77777777" w:rsidR="00F3746A" w:rsidRPr="00DB5A5E" w:rsidRDefault="00F3746A" w:rsidP="00EA6416"/>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8CD5A" w14:textId="2C568BB8" w:rsidR="00A27A2A" w:rsidRPr="00DB5A5E" w:rsidRDefault="00A27A2A">
    <w:pPr>
      <w:pStyle w:val="Header"/>
      <w:rPr>
        <w:lang w:val="en-GB"/>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EE40C" w14:textId="0F3AE70A" w:rsidR="003379DC" w:rsidRPr="00DB5A5E" w:rsidRDefault="00904B6D" w:rsidP="00EA6416">
    <w:pPr>
      <w:pStyle w:val="Footer"/>
      <w:rPr>
        <w:i/>
        <w:lang w:val="en-GB"/>
      </w:rPr>
    </w:pPr>
    <w:r w:rsidRPr="00DB5A5E">
      <w:rPr>
        <w:noProof/>
        <w:lang w:val="en-GB" w:eastAsia="da-DK"/>
      </w:rPr>
      <w:drawing>
        <wp:anchor distT="0" distB="0" distL="114300" distR="114300" simplePos="0" relativeHeight="251658243" behindDoc="0" locked="0" layoutInCell="1" allowOverlap="1" wp14:anchorId="284D3B16" wp14:editId="010BCB37">
          <wp:simplePos x="0" y="0"/>
          <wp:positionH relativeFrom="column">
            <wp:posOffset>5542314</wp:posOffset>
          </wp:positionH>
          <wp:positionV relativeFrom="paragraph">
            <wp:posOffset>-121920</wp:posOffset>
          </wp:positionV>
          <wp:extent cx="591820" cy="577850"/>
          <wp:effectExtent l="0" t="0" r="0" b="0"/>
          <wp:wrapNone/>
          <wp:docPr id="1516060047" name="Picture 1516060047"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company name&#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1820" cy="577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FF6C0A" w14:textId="77777777" w:rsidR="00F74BAF" w:rsidRPr="00DB5A5E" w:rsidRDefault="00F74BAF" w:rsidP="00EA6416">
    <w:pPr>
      <w:pStyle w:val="Footer"/>
      <w:rPr>
        <w:lang w:val="en-GB"/>
      </w:rPr>
    </w:pPr>
  </w:p>
  <w:p w14:paraId="53E080A4" w14:textId="77777777" w:rsidR="00F74BAF" w:rsidRPr="00DB5A5E" w:rsidRDefault="00F74BAF" w:rsidP="00EA6416">
    <w:pPr>
      <w:pStyle w:val="Footer"/>
      <w:rPr>
        <w:lang w:val="en-GB"/>
      </w:rPr>
    </w:pPr>
  </w:p>
  <w:p w14:paraId="66B3F894" w14:textId="77777777" w:rsidR="00F74BAF" w:rsidRPr="00DB5A5E" w:rsidRDefault="00F74BAF" w:rsidP="00EA6416">
    <w:pPr>
      <w:pStyle w:val="Footer"/>
      <w:rPr>
        <w:lang w:val="en-GB"/>
      </w:rPr>
    </w:pPr>
    <w:r w:rsidRPr="00DB5A5E">
      <w:rPr>
        <w:lang w:val="en-GB"/>
      </w:rPr>
      <w:t>____________________________________________________________________________________________________________</w:t>
    </w:r>
  </w:p>
  <w:p w14:paraId="21544047" w14:textId="77777777" w:rsidR="00815D85" w:rsidRPr="00DB5A5E" w:rsidRDefault="00815D85" w:rsidP="00EA6416"/>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651B9" w14:textId="688AB534" w:rsidR="00A47C1A" w:rsidRPr="00DB5A5E" w:rsidRDefault="006E6116" w:rsidP="00F815F4">
    <w:pPr>
      <w:jc w:val="center"/>
    </w:pPr>
    <w:r w:rsidRPr="00DB5A5E">
      <w:rPr>
        <w:noProof/>
        <w:lang w:eastAsia="da-DK"/>
      </w:rPr>
      <w:drawing>
        <wp:anchor distT="0" distB="0" distL="114300" distR="114300" simplePos="0" relativeHeight="251658240" behindDoc="0" locked="0" layoutInCell="1" allowOverlap="1" wp14:anchorId="022DD2E7" wp14:editId="33009434">
          <wp:simplePos x="0" y="0"/>
          <wp:positionH relativeFrom="column">
            <wp:posOffset>89702</wp:posOffset>
          </wp:positionH>
          <wp:positionV relativeFrom="paragraph">
            <wp:posOffset>6350</wp:posOffset>
          </wp:positionV>
          <wp:extent cx="952500" cy="511342"/>
          <wp:effectExtent l="0" t="0" r="0" b="3175"/>
          <wp:wrapNone/>
          <wp:docPr id="385436528" name="Picture 385436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2500" cy="511342"/>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5A5E">
      <w:rPr>
        <w:noProof/>
        <w:lang w:eastAsia="da-DK"/>
      </w:rPr>
      <w:drawing>
        <wp:anchor distT="0" distB="0" distL="114300" distR="114300" simplePos="0" relativeHeight="251658241" behindDoc="0" locked="0" layoutInCell="1" allowOverlap="1" wp14:anchorId="38424FC8" wp14:editId="62FB81AC">
          <wp:simplePos x="0" y="0"/>
          <wp:positionH relativeFrom="column">
            <wp:posOffset>5479520</wp:posOffset>
          </wp:positionH>
          <wp:positionV relativeFrom="paragraph">
            <wp:posOffset>-121920</wp:posOffset>
          </wp:positionV>
          <wp:extent cx="591820" cy="577850"/>
          <wp:effectExtent l="0" t="0" r="0" b="0"/>
          <wp:wrapNone/>
          <wp:docPr id="722765481" name="Picture 722765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91820" cy="577850"/>
                  </a:xfrm>
                  <a:prstGeom prst="rect">
                    <a:avLst/>
                  </a:prstGeom>
                  <a:noFill/>
                  <a:ln>
                    <a:noFill/>
                  </a:ln>
                </pic:spPr>
              </pic:pic>
            </a:graphicData>
          </a:graphic>
          <wp14:sizeRelH relativeFrom="page">
            <wp14:pctWidth>0</wp14:pctWidth>
          </wp14:sizeRelH>
          <wp14:sizeRelV relativeFrom="page">
            <wp14:pctHeight>0</wp14:pctHeight>
          </wp14:sizeRelV>
        </wp:anchor>
      </w:drawing>
    </w:r>
    <w:r w:rsidR="00A47C1A" w:rsidRPr="00DB5A5E">
      <w:t xml:space="preserve">Proceedings of the </w:t>
    </w:r>
    <w:r w:rsidR="00C46D17" w:rsidRPr="00DB5A5E">
      <w:t>2</w:t>
    </w:r>
    <w:r w:rsidR="003905E2" w:rsidRPr="00DB5A5E">
      <w:t>0th</w:t>
    </w:r>
    <w:r w:rsidR="00C46D17" w:rsidRPr="00DB5A5E">
      <w:t xml:space="preserve"> </w:t>
    </w:r>
    <w:r w:rsidR="003905E2" w:rsidRPr="00DB5A5E">
      <w:t>IALA Conference 2023</w:t>
    </w:r>
  </w:p>
  <w:p w14:paraId="02CA1C99" w14:textId="77777777" w:rsidR="00A47C1A" w:rsidRPr="00FD714C" w:rsidRDefault="003905E2" w:rsidP="00F815F4">
    <w:pPr>
      <w:jc w:val="center"/>
      <w:rPr>
        <w:lang w:val="es-ES"/>
      </w:rPr>
    </w:pPr>
    <w:r w:rsidRPr="00FD714C">
      <w:rPr>
        <w:lang w:val="es-ES"/>
      </w:rPr>
      <w:t>Rio de Janeiro</w:t>
    </w:r>
    <w:r w:rsidR="00095DE1" w:rsidRPr="00FD714C">
      <w:rPr>
        <w:lang w:val="es-ES"/>
      </w:rPr>
      <w:t>,</w:t>
    </w:r>
    <w:r w:rsidRPr="00FD714C">
      <w:rPr>
        <w:lang w:val="es-ES"/>
      </w:rPr>
      <w:t xml:space="preserve"> Brazil</w:t>
    </w:r>
    <w:r w:rsidR="00095DE1" w:rsidRPr="00FD714C">
      <w:rPr>
        <w:lang w:val="es-ES"/>
      </w:rPr>
      <w:t xml:space="preserve"> </w:t>
    </w:r>
    <w:r w:rsidR="00BE669B" w:rsidRPr="00FD714C">
      <w:rPr>
        <w:lang w:val="es-ES"/>
      </w:rPr>
      <w:t>2</w:t>
    </w:r>
    <w:r w:rsidR="000D1750" w:rsidRPr="00FD714C">
      <w:rPr>
        <w:lang w:val="es-ES"/>
      </w:rPr>
      <w:t>7</w:t>
    </w:r>
    <w:r w:rsidRPr="00FD714C">
      <w:rPr>
        <w:lang w:val="es-ES"/>
      </w:rPr>
      <w:t xml:space="preserve"> May – 3 June</w:t>
    </w:r>
    <w:r w:rsidR="00095DE1" w:rsidRPr="00FD714C">
      <w:rPr>
        <w:lang w:val="es-ES"/>
      </w:rPr>
      <w:t xml:space="preserve"> 20</w:t>
    </w:r>
    <w:r w:rsidRPr="00FD714C">
      <w:rPr>
        <w:lang w:val="es-ES"/>
      </w:rPr>
      <w:t>2</w:t>
    </w:r>
    <w:r w:rsidR="00BE491B" w:rsidRPr="00FD714C">
      <w:rPr>
        <w:lang w:val="es-ES"/>
      </w:rPr>
      <w:t>3</w:t>
    </w:r>
  </w:p>
  <w:p w14:paraId="1EB7CCC3" w14:textId="77777777" w:rsidR="00A47C1A" w:rsidRPr="00DB5A5E" w:rsidRDefault="00A47C1A" w:rsidP="00F815F4">
    <w:pPr>
      <w:jc w:val="center"/>
    </w:pPr>
    <w:r w:rsidRPr="00DB5A5E">
      <w:t xml:space="preserve">Paper No. </w:t>
    </w:r>
    <w:r w:rsidR="004E477E" w:rsidRPr="00DB5A5E">
      <w:t>XXX</w:t>
    </w:r>
    <w:r w:rsidR="00BE669B" w:rsidRPr="00DB5A5E">
      <w:t xml:space="preserve"> (</w:t>
    </w:r>
    <w:r w:rsidR="006E6116" w:rsidRPr="00DB5A5E">
      <w:t xml:space="preserve">to be </w:t>
    </w:r>
    <w:r w:rsidR="00BE669B" w:rsidRPr="00DB5A5E">
      <w:t xml:space="preserve">assigned </w:t>
    </w:r>
    <w:r w:rsidR="00BD4818" w:rsidRPr="00DB5A5E">
      <w:t>by</w:t>
    </w:r>
    <w:r w:rsidR="00BE669B" w:rsidRPr="00DB5A5E">
      <w:t xml:space="preserve"> the </w:t>
    </w:r>
    <w:r w:rsidR="006E6116" w:rsidRPr="00DB5A5E">
      <w:t xml:space="preserve">IALA </w:t>
    </w:r>
    <w:r w:rsidR="003905E2" w:rsidRPr="00DB5A5E">
      <w:t>secretariat</w:t>
    </w:r>
    <w:r w:rsidR="00BE669B" w:rsidRPr="00DB5A5E">
      <w:t>)</w:t>
    </w:r>
  </w:p>
  <w:p w14:paraId="0C370AA5" w14:textId="77777777" w:rsidR="00815D85" w:rsidRPr="00DB5A5E" w:rsidRDefault="00815D85" w:rsidP="00EA641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744377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1554BF1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194606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D4EA16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1BFA875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C84132"/>
    <w:lvl w:ilvl="0">
      <w:start w:val="1"/>
      <w:numFmt w:val="decimal"/>
      <w:pStyle w:val="Reference"/>
      <w:lvlText w:val="[%1]"/>
      <w:lvlJc w:val="left"/>
      <w:pPr>
        <w:tabs>
          <w:tab w:val="num" w:pos="360"/>
        </w:tabs>
        <w:ind w:left="357" w:hanging="357"/>
      </w:pPr>
    </w:lvl>
  </w:abstractNum>
  <w:abstractNum w:abstractNumId="6" w15:restartNumberingAfterBreak="0">
    <w:nsid w:val="FFFFFF82"/>
    <w:multiLevelType w:val="singleLevel"/>
    <w:tmpl w:val="91DE9FD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B80B0D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CB89B3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7802BD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5E55CA0"/>
    <w:multiLevelType w:val="hybridMultilevel"/>
    <w:tmpl w:val="944A5028"/>
    <w:lvl w:ilvl="0" w:tplc="FFFFFFFF">
      <w:start w:val="1"/>
      <w:numFmt w:val="bullet"/>
      <w:lvlText w:val=""/>
      <w:lvlJc w:val="left"/>
      <w:pPr>
        <w:ind w:left="360" w:hanging="360"/>
      </w:pPr>
      <w:rPr>
        <w:rFonts w:ascii="Symbol" w:hAnsi="Symbol" w:hint="default"/>
        <w:color w:val="00558C"/>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o"/>
      <w:lvlJc w:val="left"/>
      <w:pPr>
        <w:ind w:left="2160" w:hanging="360"/>
      </w:pPr>
      <w:rPr>
        <w:rFonts w:ascii="Courier New" w:hAnsi="Courier New" w:cs="Courier New" w:hint="default"/>
      </w:rPr>
    </w:lvl>
    <w:lvl w:ilvl="3" w:tplc="93ACCEE8">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EC82EAE"/>
    <w:multiLevelType w:val="hybridMultilevel"/>
    <w:tmpl w:val="204A2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FD3497"/>
    <w:multiLevelType w:val="multilevel"/>
    <w:tmpl w:val="037AC474"/>
    <w:lvl w:ilvl="0">
      <w:start w:val="1"/>
      <w:numFmt w:val="decimal"/>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1E7E01D9"/>
    <w:multiLevelType w:val="hybridMultilevel"/>
    <w:tmpl w:val="047EAC10"/>
    <w:lvl w:ilvl="0" w:tplc="75665914">
      <w:start w:val="1"/>
      <w:numFmt w:val="decimal"/>
      <w:pStyle w:val="Referencelist"/>
      <w:lvlText w:val="[%1]"/>
      <w:lvlJc w:val="left"/>
      <w:pPr>
        <w:tabs>
          <w:tab w:val="num" w:pos="0"/>
        </w:tabs>
        <w:ind w:left="567" w:hanging="567"/>
      </w:pPr>
      <w:rPr>
        <w:rFonts w:asciiTheme="minorHAnsi" w:hAnsiTheme="minorHAnsi" w:hint="default"/>
        <w:b w:val="0"/>
        <w:i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F135330"/>
    <w:multiLevelType w:val="multilevel"/>
    <w:tmpl w:val="20E665E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21737B21"/>
    <w:multiLevelType w:val="multilevel"/>
    <w:tmpl w:val="037AC474"/>
    <w:lvl w:ilvl="0">
      <w:start w:val="1"/>
      <w:numFmt w:val="decimal"/>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254A4879"/>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15:restartNumberingAfterBreak="0">
    <w:nsid w:val="2B1A524B"/>
    <w:multiLevelType w:val="multilevel"/>
    <w:tmpl w:val="ACD88AE4"/>
    <w:lvl w:ilvl="0">
      <w:start w:val="1"/>
      <w:numFmt w:val="decimal"/>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388F062F"/>
    <w:multiLevelType w:val="multilevel"/>
    <w:tmpl w:val="A7EA6554"/>
    <w:lvl w:ilvl="0">
      <w:start w:val="1"/>
      <w:numFmt w:val="decimal"/>
      <w:pStyle w:val="Heading1"/>
      <w:lvlText w:val="%1"/>
      <w:lvlJc w:val="left"/>
      <w:pPr>
        <w:tabs>
          <w:tab w:val="num" w:pos="855"/>
        </w:tabs>
        <w:ind w:left="510" w:hanging="510"/>
      </w:pPr>
      <w:rPr>
        <w:rFonts w:hint="default"/>
        <w:sz w:val="22"/>
      </w:rPr>
    </w:lvl>
    <w:lvl w:ilvl="1">
      <w:start w:val="1"/>
      <w:numFmt w:val="decimal"/>
      <w:pStyle w:val="Heading2"/>
      <w:lvlText w:val="%1.%2"/>
      <w:lvlJc w:val="left"/>
      <w:pPr>
        <w:tabs>
          <w:tab w:val="num" w:pos="855"/>
        </w:tabs>
        <w:ind w:left="855" w:hanging="855"/>
      </w:pPr>
      <w:rPr>
        <w:rFonts w:hint="default"/>
      </w:rPr>
    </w:lvl>
    <w:lvl w:ilvl="2">
      <w:start w:val="1"/>
      <w:numFmt w:val="decimal"/>
      <w:pStyle w:val="Heading3"/>
      <w:lvlText w:val="%1.%2.%3"/>
      <w:lvlJc w:val="left"/>
      <w:pPr>
        <w:tabs>
          <w:tab w:val="num" w:pos="855"/>
        </w:tabs>
        <w:ind w:left="855" w:hanging="855"/>
      </w:pPr>
      <w:rPr>
        <w:rFonts w:hint="default"/>
        <w:b w:val="0"/>
        <w:i w:val="0"/>
      </w:rPr>
    </w:lvl>
    <w:lvl w:ilvl="3">
      <w:start w:val="1"/>
      <w:numFmt w:val="decimal"/>
      <w:pStyle w:val="Heading4a"/>
      <w:lvlText w:val="%1.%2.%3.%4"/>
      <w:lvlJc w:val="left"/>
      <w:pPr>
        <w:tabs>
          <w:tab w:val="num" w:pos="855"/>
        </w:tabs>
        <w:ind w:left="855" w:hanging="855"/>
      </w:pPr>
      <w:rPr>
        <w:rFonts w:hint="default"/>
        <w:b w:val="0"/>
        <w:i/>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41CB4844"/>
    <w:multiLevelType w:val="multilevel"/>
    <w:tmpl w:val="32F665D0"/>
    <w:lvl w:ilvl="0">
      <w:start w:val="1"/>
      <w:numFmt w:val="decimal"/>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48D554E7"/>
    <w:multiLevelType w:val="hybridMultilevel"/>
    <w:tmpl w:val="29A26FCC"/>
    <w:styleLink w:val="ArticleSection1"/>
    <w:lvl w:ilvl="0" w:tplc="5A2A8644">
      <w:start w:val="1"/>
      <w:numFmt w:val="bullet"/>
      <w:pStyle w:val="Bullet1"/>
      <w:lvlText w:val=""/>
      <w:lvlJc w:val="left"/>
      <w:pPr>
        <w:ind w:left="360" w:hanging="360"/>
      </w:pPr>
      <w:rPr>
        <w:rFonts w:ascii="Symbol" w:hAnsi="Symbol" w:hint="default"/>
        <w:color w:val="00558C"/>
      </w:rPr>
    </w:lvl>
    <w:lvl w:ilvl="1" w:tplc="040C0003">
      <w:start w:val="1"/>
      <w:numFmt w:val="bullet"/>
      <w:lvlText w:val="o"/>
      <w:lvlJc w:val="left"/>
      <w:pPr>
        <w:ind w:left="1440" w:hanging="360"/>
      </w:pPr>
      <w:rPr>
        <w:rFonts w:ascii="Courier New" w:hAnsi="Courier New" w:cs="Courier New" w:hint="default"/>
      </w:rPr>
    </w:lvl>
    <w:lvl w:ilvl="2" w:tplc="08090003">
      <w:start w:val="1"/>
      <w:numFmt w:val="bullet"/>
      <w:lvlText w:val="o"/>
      <w:lvlJc w:val="left"/>
      <w:pPr>
        <w:ind w:left="2160" w:hanging="360"/>
      </w:pPr>
      <w:rPr>
        <w:rFonts w:ascii="Courier New" w:hAnsi="Courier New" w:cs="Courier New"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DFA3517"/>
    <w:multiLevelType w:val="multilevel"/>
    <w:tmpl w:val="D2466EE6"/>
    <w:lvl w:ilvl="0">
      <w:start w:val="1"/>
      <w:numFmt w:val="decimal"/>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4EF852FC"/>
    <w:multiLevelType w:val="multilevel"/>
    <w:tmpl w:val="B7C44FC8"/>
    <w:lvl w:ilvl="0">
      <w:start w:val="1"/>
      <w:numFmt w:val="decimal"/>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51B55D23"/>
    <w:multiLevelType w:val="multilevel"/>
    <w:tmpl w:val="A36E1D10"/>
    <w:lvl w:ilvl="0">
      <w:start w:val="1"/>
      <w:numFmt w:val="decimal"/>
      <w:pStyle w:val="Table"/>
      <w:lvlText w:val="Table %1"/>
      <w:lvlJc w:val="left"/>
      <w:pPr>
        <w:tabs>
          <w:tab w:val="num" w:pos="1134"/>
        </w:tabs>
        <w:ind w:left="1134" w:hanging="1134"/>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4" w15:restartNumberingAfterBreak="0">
    <w:nsid w:val="5FE64DBD"/>
    <w:multiLevelType w:val="multilevel"/>
    <w:tmpl w:val="32F665D0"/>
    <w:lvl w:ilvl="0">
      <w:start w:val="1"/>
      <w:numFmt w:val="decimal"/>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634C1CBF"/>
    <w:multiLevelType w:val="singleLevel"/>
    <w:tmpl w:val="F5FEC14A"/>
    <w:lvl w:ilvl="0">
      <w:start w:val="1"/>
      <w:numFmt w:val="decimal"/>
      <w:pStyle w:val="Figure"/>
      <w:lvlText w:val="Figure %1"/>
      <w:lvlJc w:val="left"/>
      <w:pPr>
        <w:tabs>
          <w:tab w:val="num" w:pos="1134"/>
        </w:tabs>
        <w:ind w:left="1134" w:hanging="1134"/>
      </w:pPr>
      <w:rPr>
        <w:rFonts w:ascii="Arial" w:hAnsi="Arial" w:hint="default"/>
        <w:b w:val="0"/>
        <w:i/>
        <w:sz w:val="22"/>
      </w:rPr>
    </w:lvl>
  </w:abstractNum>
  <w:abstractNum w:abstractNumId="26" w15:restartNumberingAfterBreak="0">
    <w:nsid w:val="63BA1EE5"/>
    <w:multiLevelType w:val="multilevel"/>
    <w:tmpl w:val="C7E88AD4"/>
    <w:styleLink w:val="WWNum1"/>
    <w:lvl w:ilvl="0">
      <w:start w:val="1"/>
      <w:numFmt w:val="decimal"/>
      <w:lvlText w:val="%1"/>
      <w:lvlJc w:val="left"/>
      <w:pPr>
        <w:ind w:left="510" w:hanging="510"/>
      </w:pPr>
    </w:lvl>
    <w:lvl w:ilvl="1">
      <w:start w:val="1"/>
      <w:numFmt w:val="decimal"/>
      <w:lvlText w:val="%1.%2"/>
      <w:lvlJc w:val="left"/>
      <w:pPr>
        <w:ind w:left="855" w:hanging="855"/>
      </w:pPr>
    </w:lvl>
    <w:lvl w:ilvl="2">
      <w:start w:val="1"/>
      <w:numFmt w:val="decimal"/>
      <w:lvlText w:val="%1.%2.%3"/>
      <w:lvlJc w:val="left"/>
      <w:pPr>
        <w:ind w:left="855" w:hanging="855"/>
      </w:pPr>
    </w:lvl>
    <w:lvl w:ilvl="3">
      <w:start w:val="1"/>
      <w:numFmt w:val="decimal"/>
      <w:lvlText w:val="%1.%2.%3.%4"/>
      <w:lvlJc w:val="left"/>
      <w:pPr>
        <w:ind w:left="855" w:hanging="855"/>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7" w15:restartNumberingAfterBreak="0">
    <w:nsid w:val="664F2895"/>
    <w:multiLevelType w:val="multilevel"/>
    <w:tmpl w:val="2026A7A4"/>
    <w:lvl w:ilvl="0">
      <w:start w:val="1"/>
      <w:numFmt w:val="decimal"/>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15:restartNumberingAfterBreak="0">
    <w:nsid w:val="6A813604"/>
    <w:multiLevelType w:val="multilevel"/>
    <w:tmpl w:val="D76CC1A6"/>
    <w:styleLink w:val="WWNum2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9" w15:restartNumberingAfterBreak="0">
    <w:nsid w:val="6CE26CC4"/>
    <w:multiLevelType w:val="multilevel"/>
    <w:tmpl w:val="2004BDD0"/>
    <w:lvl w:ilvl="0">
      <w:start w:val="1"/>
      <w:numFmt w:val="decimal"/>
      <w:pStyle w:val="NumberedList1"/>
      <w:lvlText w:val="%1."/>
      <w:lvlJc w:val="left"/>
      <w:pPr>
        <w:tabs>
          <w:tab w:val="num" w:pos="0"/>
        </w:tabs>
        <w:ind w:left="720" w:hanging="360"/>
      </w:pPr>
    </w:lvl>
    <w:lvl w:ilvl="1">
      <w:start w:val="1"/>
      <w:numFmt w:val="bullet"/>
      <w:lvlText w:val=""/>
      <w:lvlJc w:val="left"/>
      <w:pPr>
        <w:ind w:left="1440" w:hanging="360"/>
      </w:pPr>
      <w:rPr>
        <w:rFonts w:ascii="Symbol" w:hAnsi="Symbol" w:hint="default"/>
      </w:rPr>
    </w:lvl>
    <w:lvl w:ilvl="2">
      <w:start w:val="1"/>
      <w:numFmt w:val="bullet"/>
      <w:lvlText w:val="o"/>
      <w:lvlJc w:val="left"/>
      <w:pPr>
        <w:ind w:left="2340" w:hanging="360"/>
      </w:pPr>
      <w:rPr>
        <w:rFonts w:ascii="Courier New" w:hAnsi="Courier New" w:cs="Courier New" w:hint="default"/>
      </w:r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0" w15:restartNumberingAfterBreak="0">
    <w:nsid w:val="7BB11B89"/>
    <w:multiLevelType w:val="hybridMultilevel"/>
    <w:tmpl w:val="22EAEB96"/>
    <w:lvl w:ilvl="0" w:tplc="D44E2B6C">
      <w:start w:val="1"/>
      <w:numFmt w:val="bullet"/>
      <w:pStyle w:val="Bullet2"/>
      <w:lvlText w:val=""/>
      <w:lvlJc w:val="left"/>
      <w:pPr>
        <w:ind w:left="851" w:hanging="426"/>
      </w:pPr>
      <w:rPr>
        <w:rFonts w:ascii="Symbol" w:hAnsi="Symbol" w:hint="default"/>
        <w:color w:val="B2C1ED"/>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46718131">
    <w:abstractNumId w:val="9"/>
  </w:num>
  <w:num w:numId="2" w16cid:durableId="913973593">
    <w:abstractNumId w:val="7"/>
  </w:num>
  <w:num w:numId="3" w16cid:durableId="955059802">
    <w:abstractNumId w:val="6"/>
  </w:num>
  <w:num w:numId="4" w16cid:durableId="1047685926">
    <w:abstractNumId w:val="4"/>
  </w:num>
  <w:num w:numId="5" w16cid:durableId="655455092">
    <w:abstractNumId w:val="8"/>
  </w:num>
  <w:num w:numId="6" w16cid:durableId="206368">
    <w:abstractNumId w:val="3"/>
  </w:num>
  <w:num w:numId="7" w16cid:durableId="569073830">
    <w:abstractNumId w:val="2"/>
  </w:num>
  <w:num w:numId="8" w16cid:durableId="1277640823">
    <w:abstractNumId w:val="1"/>
  </w:num>
  <w:num w:numId="9" w16cid:durableId="949119613">
    <w:abstractNumId w:val="0"/>
  </w:num>
  <w:num w:numId="10" w16cid:durableId="191235712">
    <w:abstractNumId w:val="5"/>
  </w:num>
  <w:num w:numId="11" w16cid:durableId="231623950">
    <w:abstractNumId w:val="16"/>
  </w:num>
  <w:num w:numId="12" w16cid:durableId="1644237080">
    <w:abstractNumId w:val="13"/>
  </w:num>
  <w:num w:numId="13" w16cid:durableId="1015114117">
    <w:abstractNumId w:val="20"/>
  </w:num>
  <w:num w:numId="14" w16cid:durableId="437675516">
    <w:abstractNumId w:val="26"/>
  </w:num>
  <w:num w:numId="15" w16cid:durableId="1011178264">
    <w:abstractNumId w:val="28"/>
  </w:num>
  <w:num w:numId="16" w16cid:durableId="560750830">
    <w:abstractNumId w:val="25"/>
  </w:num>
  <w:num w:numId="17" w16cid:durableId="1452238961">
    <w:abstractNumId w:val="23"/>
  </w:num>
  <w:num w:numId="18" w16cid:durableId="166949554">
    <w:abstractNumId w:val="18"/>
    <w:lvlOverride w:ilvl="0">
      <w:lvl w:ilvl="0">
        <w:start w:val="1"/>
        <w:numFmt w:val="decimal"/>
        <w:pStyle w:val="Heading1"/>
        <w:lvlText w:val="%1"/>
        <w:lvlJc w:val="left"/>
        <w:pPr>
          <w:tabs>
            <w:tab w:val="num" w:pos="855"/>
          </w:tabs>
          <w:ind w:left="510" w:hanging="510"/>
        </w:pPr>
        <w:rPr>
          <w:rFonts w:hint="default"/>
          <w:sz w:val="22"/>
        </w:rPr>
      </w:lvl>
    </w:lvlOverride>
    <w:lvlOverride w:ilvl="1">
      <w:lvl w:ilvl="1">
        <w:start w:val="1"/>
        <w:numFmt w:val="decimal"/>
        <w:pStyle w:val="Heading2"/>
        <w:lvlText w:val="%1.%2"/>
        <w:lvlJc w:val="left"/>
        <w:pPr>
          <w:tabs>
            <w:tab w:val="num" w:pos="855"/>
          </w:tabs>
          <w:ind w:left="855" w:hanging="855"/>
        </w:pPr>
        <w:rPr>
          <w:rFonts w:hint="default"/>
        </w:rPr>
      </w:lvl>
    </w:lvlOverride>
    <w:lvlOverride w:ilvl="2">
      <w:lvl w:ilvl="2">
        <w:start w:val="1"/>
        <w:numFmt w:val="decimal"/>
        <w:pStyle w:val="Heading3"/>
        <w:lvlText w:val="%1.%2.%3"/>
        <w:lvlJc w:val="left"/>
        <w:pPr>
          <w:tabs>
            <w:tab w:val="num" w:pos="855"/>
          </w:tabs>
          <w:ind w:left="855" w:hanging="855"/>
        </w:pPr>
        <w:rPr>
          <w:rFonts w:hint="default"/>
          <w:b w:val="0"/>
          <w:i/>
        </w:rPr>
      </w:lvl>
    </w:lvlOverride>
    <w:lvlOverride w:ilvl="3">
      <w:lvl w:ilvl="3">
        <w:start w:val="1"/>
        <w:numFmt w:val="decimal"/>
        <w:pStyle w:val="Heading4a"/>
        <w:lvlText w:val="%1.%2.%3.%4"/>
        <w:lvlJc w:val="left"/>
        <w:pPr>
          <w:tabs>
            <w:tab w:val="num" w:pos="855"/>
          </w:tabs>
          <w:ind w:left="855" w:hanging="855"/>
        </w:pPr>
        <w:rPr>
          <w:rFonts w:hint="default"/>
          <w:b w:val="0"/>
          <w:i/>
        </w:rPr>
      </w:lvl>
    </w:lvlOverride>
    <w:lvlOverride w:ilvl="4">
      <w:lvl w:ilvl="4">
        <w:start w:val="1"/>
        <w:numFmt w:val="decimal"/>
        <w:lvlText w:val="%1.%2.%3.%4.%5"/>
        <w:lvlJc w:val="left"/>
        <w:pPr>
          <w:tabs>
            <w:tab w:val="num" w:pos="1080"/>
          </w:tabs>
          <w:ind w:left="1080" w:hanging="1080"/>
        </w:pPr>
        <w:rPr>
          <w:rFonts w:hint="default"/>
        </w:rPr>
      </w:lvl>
    </w:lvlOverride>
    <w:lvlOverride w:ilvl="5">
      <w:lvl w:ilvl="5">
        <w:start w:val="1"/>
        <w:numFmt w:val="decimal"/>
        <w:lvlText w:val="%1.%2.%3.%4.%5.%6"/>
        <w:lvlJc w:val="left"/>
        <w:pPr>
          <w:tabs>
            <w:tab w:val="num" w:pos="1080"/>
          </w:tabs>
          <w:ind w:left="1080" w:hanging="1080"/>
        </w:pPr>
        <w:rPr>
          <w:rFonts w:hint="default"/>
        </w:rPr>
      </w:lvl>
    </w:lvlOverride>
    <w:lvlOverride w:ilvl="6">
      <w:lvl w:ilvl="6">
        <w:start w:val="1"/>
        <w:numFmt w:val="decimal"/>
        <w:lvlText w:val="%1.%2.%3.%4.%5.%6.%7"/>
        <w:lvlJc w:val="left"/>
        <w:pPr>
          <w:tabs>
            <w:tab w:val="num" w:pos="1440"/>
          </w:tabs>
          <w:ind w:left="1440" w:hanging="1440"/>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800"/>
          </w:tabs>
          <w:ind w:left="1800" w:hanging="1800"/>
        </w:pPr>
        <w:rPr>
          <w:rFonts w:hint="default"/>
        </w:rPr>
      </w:lvl>
    </w:lvlOverride>
  </w:num>
  <w:num w:numId="19" w16cid:durableId="94979501">
    <w:abstractNumId w:val="30"/>
  </w:num>
  <w:num w:numId="20" w16cid:durableId="1300498423">
    <w:abstractNumId w:val="21"/>
  </w:num>
  <w:num w:numId="21" w16cid:durableId="604771538">
    <w:abstractNumId w:val="27"/>
  </w:num>
  <w:num w:numId="22" w16cid:durableId="2029915304">
    <w:abstractNumId w:val="22"/>
  </w:num>
  <w:num w:numId="23" w16cid:durableId="1820152322">
    <w:abstractNumId w:val="17"/>
  </w:num>
  <w:num w:numId="24" w16cid:durableId="1643732430">
    <w:abstractNumId w:val="15"/>
  </w:num>
  <w:num w:numId="25" w16cid:durableId="2064712035">
    <w:abstractNumId w:val="24"/>
  </w:num>
  <w:num w:numId="26" w16cid:durableId="1084573205">
    <w:abstractNumId w:val="12"/>
  </w:num>
  <w:num w:numId="27" w16cid:durableId="813062681">
    <w:abstractNumId w:val="10"/>
  </w:num>
  <w:num w:numId="28" w16cid:durableId="2021269535">
    <w:abstractNumId w:val="14"/>
  </w:num>
  <w:num w:numId="29" w16cid:durableId="522937783">
    <w:abstractNumId w:val="29"/>
  </w:num>
  <w:num w:numId="30" w16cid:durableId="1362438179">
    <w:abstractNumId w:val="11"/>
  </w:num>
  <w:num w:numId="31" w16cid:durableId="436102831">
    <w:abstractNumId w:val="19"/>
  </w:num>
  <w:numIdMacAtCleanup w:val="2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min Miraftabi">
    <w15:presenceInfo w15:providerId="AD" w15:userId="S::ramin.miraftabi@solita.fi::2b2afade-f6d4-4ff8-a2b6-55c0e35e373a"/>
  </w15:person>
  <w15:person w15:author="Pitkänen Juho">
    <w15:presenceInfo w15:providerId="AD" w15:userId="S::juho.pitkanen@fintraffic.fi::c5b2a31a-747a-4c5a-851c-3656d5aff51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bordersDoNotSurroundHeader/>
  <w:bordersDoNotSurroundFooter/>
  <w:attachedTemplate r:id="rId1"/>
  <w:stylePaneFormatFilter w:val="3E24" w:allStyles="0" w:customStyles="0" w:latentStyles="1" w:stylesInUse="0" w:headingStyles="1" w:numberingStyles="0" w:tableStyles="0" w:directFormattingOnRuns="0" w:directFormattingOnParagraphs="1" w:directFormattingOnNumbering="1" w:directFormattingOnTables="1" w:clearFormatting="1" w:top3HeadingStyles="1" w:visibleStyles="0" w:alternateStyleNames="0"/>
  <w:stylePaneSortMethod w:val="0003"/>
  <w:trackRevisions/>
  <w:defaultTabStop w:val="567"/>
  <w:hyphenationZone w:val="425"/>
  <w:drawingGridHorizontalSpacing w:val="181"/>
  <w:drawingGridVerticalSpacing w:val="181"/>
  <w:displayHorizontalDrawingGridEvery w:val="0"/>
  <w:displayVerticalDrawingGridEvery w:val="0"/>
  <w:doNotUseMarginsForDrawingGridOrigin/>
  <w:drawingGridVerticalOrigin w:val="1985"/>
  <w:noPunctuationKerning/>
  <w:characterSpacingControl w:val="doNotCompress"/>
  <w:hdrShapeDefaults>
    <o:shapedefaults v:ext="edit" spidmax="2050" fill="f" fillcolor="white" stroke="f">
      <v:fill color="white" on="f"/>
      <v:stroke on="f"/>
      <v:textbox inset="5.85pt,.7pt,5.85pt,.7pt"/>
    </o:shapedefaults>
  </w:hdrShapeDefaults>
  <w:footnotePr>
    <w:footnote w:id="-1"/>
    <w:footnote w:id="0"/>
    <w:footnote w:id="1"/>
  </w:footnotePr>
  <w:endnotePr>
    <w:endnote w:id="-1"/>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GwNDIzsjA1tDC0NDdQ0lEKTi0uzszPAykwqwUAyaD01SwAAAA="/>
  </w:docVars>
  <w:rsids>
    <w:rsidRoot w:val="008D4882"/>
    <w:rsid w:val="00001DE8"/>
    <w:rsid w:val="00001E58"/>
    <w:rsid w:val="00002143"/>
    <w:rsid w:val="00002776"/>
    <w:rsid w:val="000039FC"/>
    <w:rsid w:val="00004879"/>
    <w:rsid w:val="00005218"/>
    <w:rsid w:val="00006CB0"/>
    <w:rsid w:val="0001043A"/>
    <w:rsid w:val="00011ED9"/>
    <w:rsid w:val="00012485"/>
    <w:rsid w:val="0001285D"/>
    <w:rsid w:val="00012C5D"/>
    <w:rsid w:val="0001544D"/>
    <w:rsid w:val="000157B6"/>
    <w:rsid w:val="00015D6E"/>
    <w:rsid w:val="000173A9"/>
    <w:rsid w:val="00017DF5"/>
    <w:rsid w:val="00023642"/>
    <w:rsid w:val="00026D13"/>
    <w:rsid w:val="000273D6"/>
    <w:rsid w:val="00027D98"/>
    <w:rsid w:val="00027DC1"/>
    <w:rsid w:val="00030932"/>
    <w:rsid w:val="00030A2B"/>
    <w:rsid w:val="00032FBF"/>
    <w:rsid w:val="00033406"/>
    <w:rsid w:val="00034902"/>
    <w:rsid w:val="0003653F"/>
    <w:rsid w:val="00036D0C"/>
    <w:rsid w:val="00036EAD"/>
    <w:rsid w:val="00036F94"/>
    <w:rsid w:val="000370AA"/>
    <w:rsid w:val="000405E8"/>
    <w:rsid w:val="000407B0"/>
    <w:rsid w:val="000416CA"/>
    <w:rsid w:val="00042ADB"/>
    <w:rsid w:val="00043136"/>
    <w:rsid w:val="0004387B"/>
    <w:rsid w:val="00044215"/>
    <w:rsid w:val="00044390"/>
    <w:rsid w:val="000469CF"/>
    <w:rsid w:val="00046B6C"/>
    <w:rsid w:val="00047B76"/>
    <w:rsid w:val="00051D1A"/>
    <w:rsid w:val="00052A66"/>
    <w:rsid w:val="00052DC2"/>
    <w:rsid w:val="00055FFB"/>
    <w:rsid w:val="00056F04"/>
    <w:rsid w:val="00056F9E"/>
    <w:rsid w:val="0006030E"/>
    <w:rsid w:val="00061177"/>
    <w:rsid w:val="00063478"/>
    <w:rsid w:val="0006398B"/>
    <w:rsid w:val="00063DF5"/>
    <w:rsid w:val="00064BCB"/>
    <w:rsid w:val="000650C2"/>
    <w:rsid w:val="00065AF5"/>
    <w:rsid w:val="00065B3B"/>
    <w:rsid w:val="00065DBF"/>
    <w:rsid w:val="00066241"/>
    <w:rsid w:val="000663A6"/>
    <w:rsid w:val="0006669C"/>
    <w:rsid w:val="000703ED"/>
    <w:rsid w:val="00070EC5"/>
    <w:rsid w:val="000717D1"/>
    <w:rsid w:val="00071BBE"/>
    <w:rsid w:val="00072202"/>
    <w:rsid w:val="00072CE2"/>
    <w:rsid w:val="00072E5E"/>
    <w:rsid w:val="000733F3"/>
    <w:rsid w:val="00073E5F"/>
    <w:rsid w:val="0007519D"/>
    <w:rsid w:val="000754A3"/>
    <w:rsid w:val="00075547"/>
    <w:rsid w:val="00080113"/>
    <w:rsid w:val="000806A4"/>
    <w:rsid w:val="00082A2C"/>
    <w:rsid w:val="000863A5"/>
    <w:rsid w:val="00086E70"/>
    <w:rsid w:val="0008786E"/>
    <w:rsid w:val="00093C8D"/>
    <w:rsid w:val="000943B1"/>
    <w:rsid w:val="00095DE1"/>
    <w:rsid w:val="00097269"/>
    <w:rsid w:val="000A01C9"/>
    <w:rsid w:val="000A022F"/>
    <w:rsid w:val="000A144C"/>
    <w:rsid w:val="000A1E85"/>
    <w:rsid w:val="000A281A"/>
    <w:rsid w:val="000A32F6"/>
    <w:rsid w:val="000A3447"/>
    <w:rsid w:val="000A352B"/>
    <w:rsid w:val="000A389E"/>
    <w:rsid w:val="000A4404"/>
    <w:rsid w:val="000A5C13"/>
    <w:rsid w:val="000A6894"/>
    <w:rsid w:val="000A7154"/>
    <w:rsid w:val="000A74A7"/>
    <w:rsid w:val="000B001D"/>
    <w:rsid w:val="000B1DBD"/>
    <w:rsid w:val="000B2F13"/>
    <w:rsid w:val="000B337D"/>
    <w:rsid w:val="000B3477"/>
    <w:rsid w:val="000B39AB"/>
    <w:rsid w:val="000B3B08"/>
    <w:rsid w:val="000B4B35"/>
    <w:rsid w:val="000B5660"/>
    <w:rsid w:val="000B56BC"/>
    <w:rsid w:val="000B64C5"/>
    <w:rsid w:val="000C0151"/>
    <w:rsid w:val="000C0B98"/>
    <w:rsid w:val="000C3471"/>
    <w:rsid w:val="000C566B"/>
    <w:rsid w:val="000C6968"/>
    <w:rsid w:val="000C6C21"/>
    <w:rsid w:val="000C7183"/>
    <w:rsid w:val="000C7397"/>
    <w:rsid w:val="000C74C1"/>
    <w:rsid w:val="000C7977"/>
    <w:rsid w:val="000D06A8"/>
    <w:rsid w:val="000D1750"/>
    <w:rsid w:val="000D1946"/>
    <w:rsid w:val="000D2405"/>
    <w:rsid w:val="000D3800"/>
    <w:rsid w:val="000D4E6A"/>
    <w:rsid w:val="000D5200"/>
    <w:rsid w:val="000D605E"/>
    <w:rsid w:val="000D63F9"/>
    <w:rsid w:val="000D69F0"/>
    <w:rsid w:val="000D6BAC"/>
    <w:rsid w:val="000D6C6F"/>
    <w:rsid w:val="000D7A31"/>
    <w:rsid w:val="000D7B11"/>
    <w:rsid w:val="000D7C9E"/>
    <w:rsid w:val="000E171E"/>
    <w:rsid w:val="000E2135"/>
    <w:rsid w:val="000E2FBE"/>
    <w:rsid w:val="000E56BC"/>
    <w:rsid w:val="000E7A26"/>
    <w:rsid w:val="000E7D9F"/>
    <w:rsid w:val="000F0EEB"/>
    <w:rsid w:val="000F23DF"/>
    <w:rsid w:val="000F268D"/>
    <w:rsid w:val="000F3AE8"/>
    <w:rsid w:val="000F57ED"/>
    <w:rsid w:val="000F6AC2"/>
    <w:rsid w:val="000F7172"/>
    <w:rsid w:val="000F7C52"/>
    <w:rsid w:val="001020EB"/>
    <w:rsid w:val="00104A6C"/>
    <w:rsid w:val="00105186"/>
    <w:rsid w:val="001051FE"/>
    <w:rsid w:val="00106832"/>
    <w:rsid w:val="00107F70"/>
    <w:rsid w:val="00110419"/>
    <w:rsid w:val="00110BC6"/>
    <w:rsid w:val="00110D26"/>
    <w:rsid w:val="00111D59"/>
    <w:rsid w:val="00112001"/>
    <w:rsid w:val="00113061"/>
    <w:rsid w:val="0011354F"/>
    <w:rsid w:val="0011448A"/>
    <w:rsid w:val="0011508C"/>
    <w:rsid w:val="00116392"/>
    <w:rsid w:val="00116994"/>
    <w:rsid w:val="0011741F"/>
    <w:rsid w:val="00117E11"/>
    <w:rsid w:val="00120512"/>
    <w:rsid w:val="00120E3E"/>
    <w:rsid w:val="001229D5"/>
    <w:rsid w:val="00123736"/>
    <w:rsid w:val="00124509"/>
    <w:rsid w:val="00125E44"/>
    <w:rsid w:val="00126419"/>
    <w:rsid w:val="00127827"/>
    <w:rsid w:val="0012798E"/>
    <w:rsid w:val="001305F6"/>
    <w:rsid w:val="00131352"/>
    <w:rsid w:val="00132337"/>
    <w:rsid w:val="00132AC9"/>
    <w:rsid w:val="00132FFB"/>
    <w:rsid w:val="00133239"/>
    <w:rsid w:val="0013350E"/>
    <w:rsid w:val="00133DCA"/>
    <w:rsid w:val="00134A58"/>
    <w:rsid w:val="00135BFB"/>
    <w:rsid w:val="001369A8"/>
    <w:rsid w:val="00140565"/>
    <w:rsid w:val="00141312"/>
    <w:rsid w:val="00141BB0"/>
    <w:rsid w:val="001420B8"/>
    <w:rsid w:val="001424AC"/>
    <w:rsid w:val="001429D1"/>
    <w:rsid w:val="00142EDE"/>
    <w:rsid w:val="00144F33"/>
    <w:rsid w:val="00147C4E"/>
    <w:rsid w:val="0015078C"/>
    <w:rsid w:val="00150979"/>
    <w:rsid w:val="001512F6"/>
    <w:rsid w:val="0015193B"/>
    <w:rsid w:val="00151B0E"/>
    <w:rsid w:val="0015248F"/>
    <w:rsid w:val="001538FB"/>
    <w:rsid w:val="00153B0B"/>
    <w:rsid w:val="00154906"/>
    <w:rsid w:val="00155D7C"/>
    <w:rsid w:val="00156008"/>
    <w:rsid w:val="00160259"/>
    <w:rsid w:val="00160BC4"/>
    <w:rsid w:val="00161F6F"/>
    <w:rsid w:val="00162F48"/>
    <w:rsid w:val="00163E40"/>
    <w:rsid w:val="00163F37"/>
    <w:rsid w:val="001652B1"/>
    <w:rsid w:val="00165A14"/>
    <w:rsid w:val="00165BE2"/>
    <w:rsid w:val="00167C52"/>
    <w:rsid w:val="00167CDF"/>
    <w:rsid w:val="001708BB"/>
    <w:rsid w:val="00170A8F"/>
    <w:rsid w:val="00170E4E"/>
    <w:rsid w:val="0017241A"/>
    <w:rsid w:val="0017366D"/>
    <w:rsid w:val="00174636"/>
    <w:rsid w:val="001748D7"/>
    <w:rsid w:val="00175307"/>
    <w:rsid w:val="00175BB2"/>
    <w:rsid w:val="00175D61"/>
    <w:rsid w:val="0017623F"/>
    <w:rsid w:val="00176A62"/>
    <w:rsid w:val="001806F3"/>
    <w:rsid w:val="00184510"/>
    <w:rsid w:val="00186336"/>
    <w:rsid w:val="001872E8"/>
    <w:rsid w:val="001875DA"/>
    <w:rsid w:val="00190E21"/>
    <w:rsid w:val="00191120"/>
    <w:rsid w:val="00191630"/>
    <w:rsid w:val="00192291"/>
    <w:rsid w:val="0019260E"/>
    <w:rsid w:val="001934DE"/>
    <w:rsid w:val="001936C0"/>
    <w:rsid w:val="00196368"/>
    <w:rsid w:val="00197BBF"/>
    <w:rsid w:val="00197DE0"/>
    <w:rsid w:val="001A09D6"/>
    <w:rsid w:val="001A1681"/>
    <w:rsid w:val="001A1E68"/>
    <w:rsid w:val="001A2D94"/>
    <w:rsid w:val="001A2E86"/>
    <w:rsid w:val="001A4CB1"/>
    <w:rsid w:val="001A630D"/>
    <w:rsid w:val="001A71DF"/>
    <w:rsid w:val="001A73F6"/>
    <w:rsid w:val="001B1197"/>
    <w:rsid w:val="001B254D"/>
    <w:rsid w:val="001B4248"/>
    <w:rsid w:val="001B43F7"/>
    <w:rsid w:val="001B4918"/>
    <w:rsid w:val="001B55A5"/>
    <w:rsid w:val="001B662B"/>
    <w:rsid w:val="001C3847"/>
    <w:rsid w:val="001C5CD9"/>
    <w:rsid w:val="001C5EB0"/>
    <w:rsid w:val="001C606A"/>
    <w:rsid w:val="001D18BA"/>
    <w:rsid w:val="001D2268"/>
    <w:rsid w:val="001D4692"/>
    <w:rsid w:val="001D4877"/>
    <w:rsid w:val="001D4907"/>
    <w:rsid w:val="001D5EE8"/>
    <w:rsid w:val="001D5F62"/>
    <w:rsid w:val="001D6B46"/>
    <w:rsid w:val="001E04F2"/>
    <w:rsid w:val="001E16EA"/>
    <w:rsid w:val="001E19C1"/>
    <w:rsid w:val="001E2696"/>
    <w:rsid w:val="001E3496"/>
    <w:rsid w:val="001E4771"/>
    <w:rsid w:val="001E5BA6"/>
    <w:rsid w:val="001E6654"/>
    <w:rsid w:val="001E6A2D"/>
    <w:rsid w:val="001F0041"/>
    <w:rsid w:val="001F1E90"/>
    <w:rsid w:val="001F3623"/>
    <w:rsid w:val="001F4802"/>
    <w:rsid w:val="001F4C3D"/>
    <w:rsid w:val="001F57B9"/>
    <w:rsid w:val="001F5CEF"/>
    <w:rsid w:val="001F5EAF"/>
    <w:rsid w:val="001F6464"/>
    <w:rsid w:val="001F6693"/>
    <w:rsid w:val="001F6BDF"/>
    <w:rsid w:val="001F7A8B"/>
    <w:rsid w:val="00201948"/>
    <w:rsid w:val="00203893"/>
    <w:rsid w:val="00203A1D"/>
    <w:rsid w:val="0020496A"/>
    <w:rsid w:val="00205A45"/>
    <w:rsid w:val="00205BFE"/>
    <w:rsid w:val="0020626E"/>
    <w:rsid w:val="00206B17"/>
    <w:rsid w:val="0020725C"/>
    <w:rsid w:val="00207D7A"/>
    <w:rsid w:val="00210BFF"/>
    <w:rsid w:val="00210C4F"/>
    <w:rsid w:val="00210DC7"/>
    <w:rsid w:val="00211325"/>
    <w:rsid w:val="002125F1"/>
    <w:rsid w:val="00215696"/>
    <w:rsid w:val="00216CBB"/>
    <w:rsid w:val="00217397"/>
    <w:rsid w:val="00217507"/>
    <w:rsid w:val="00217792"/>
    <w:rsid w:val="00221598"/>
    <w:rsid w:val="00221A84"/>
    <w:rsid w:val="00222715"/>
    <w:rsid w:val="002239C4"/>
    <w:rsid w:val="00225CD3"/>
    <w:rsid w:val="00226479"/>
    <w:rsid w:val="00230055"/>
    <w:rsid w:val="0023012D"/>
    <w:rsid w:val="00231233"/>
    <w:rsid w:val="00231A7F"/>
    <w:rsid w:val="00231B98"/>
    <w:rsid w:val="002323FE"/>
    <w:rsid w:val="002331FE"/>
    <w:rsid w:val="00234442"/>
    <w:rsid w:val="00234C67"/>
    <w:rsid w:val="00235B0B"/>
    <w:rsid w:val="00237973"/>
    <w:rsid w:val="00240AC2"/>
    <w:rsid w:val="00240E82"/>
    <w:rsid w:val="00241284"/>
    <w:rsid w:val="0024182F"/>
    <w:rsid w:val="0024205E"/>
    <w:rsid w:val="00243A47"/>
    <w:rsid w:val="00243D9D"/>
    <w:rsid w:val="00245403"/>
    <w:rsid w:val="00245DE8"/>
    <w:rsid w:val="00246095"/>
    <w:rsid w:val="00246E7B"/>
    <w:rsid w:val="0024718D"/>
    <w:rsid w:val="002508E7"/>
    <w:rsid w:val="002513B7"/>
    <w:rsid w:val="00251847"/>
    <w:rsid w:val="0025185F"/>
    <w:rsid w:val="002528CC"/>
    <w:rsid w:val="00254572"/>
    <w:rsid w:val="00255D96"/>
    <w:rsid w:val="002568AA"/>
    <w:rsid w:val="00257EE6"/>
    <w:rsid w:val="00260D0D"/>
    <w:rsid w:val="00261776"/>
    <w:rsid w:val="00261D77"/>
    <w:rsid w:val="002645DB"/>
    <w:rsid w:val="00267015"/>
    <w:rsid w:val="00270A67"/>
    <w:rsid w:val="0027121A"/>
    <w:rsid w:val="00275B0B"/>
    <w:rsid w:val="002764CE"/>
    <w:rsid w:val="002775B5"/>
    <w:rsid w:val="0028002A"/>
    <w:rsid w:val="00283625"/>
    <w:rsid w:val="00284780"/>
    <w:rsid w:val="00286F7B"/>
    <w:rsid w:val="002876CD"/>
    <w:rsid w:val="00290774"/>
    <w:rsid w:val="00290E10"/>
    <w:rsid w:val="002913A9"/>
    <w:rsid w:val="00291A64"/>
    <w:rsid w:val="002938CF"/>
    <w:rsid w:val="0029549F"/>
    <w:rsid w:val="00295CB4"/>
    <w:rsid w:val="002963DB"/>
    <w:rsid w:val="0029649A"/>
    <w:rsid w:val="00296683"/>
    <w:rsid w:val="00296E49"/>
    <w:rsid w:val="00297575"/>
    <w:rsid w:val="002A18CD"/>
    <w:rsid w:val="002A1F8F"/>
    <w:rsid w:val="002A693C"/>
    <w:rsid w:val="002B122C"/>
    <w:rsid w:val="002B173D"/>
    <w:rsid w:val="002B2AE7"/>
    <w:rsid w:val="002B3287"/>
    <w:rsid w:val="002B32B6"/>
    <w:rsid w:val="002B3825"/>
    <w:rsid w:val="002B3978"/>
    <w:rsid w:val="002B3C97"/>
    <w:rsid w:val="002B50F2"/>
    <w:rsid w:val="002B51B7"/>
    <w:rsid w:val="002B5328"/>
    <w:rsid w:val="002B7216"/>
    <w:rsid w:val="002B7421"/>
    <w:rsid w:val="002B75F8"/>
    <w:rsid w:val="002C02A6"/>
    <w:rsid w:val="002C03B0"/>
    <w:rsid w:val="002C198B"/>
    <w:rsid w:val="002C2145"/>
    <w:rsid w:val="002C2CC9"/>
    <w:rsid w:val="002C30B8"/>
    <w:rsid w:val="002C5BD3"/>
    <w:rsid w:val="002C659A"/>
    <w:rsid w:val="002C678C"/>
    <w:rsid w:val="002C6DF1"/>
    <w:rsid w:val="002D0A74"/>
    <w:rsid w:val="002D19ED"/>
    <w:rsid w:val="002D221B"/>
    <w:rsid w:val="002D3E20"/>
    <w:rsid w:val="002D4091"/>
    <w:rsid w:val="002D538E"/>
    <w:rsid w:val="002D68F9"/>
    <w:rsid w:val="002D7A31"/>
    <w:rsid w:val="002D7E27"/>
    <w:rsid w:val="002E0021"/>
    <w:rsid w:val="002E0958"/>
    <w:rsid w:val="002E1B67"/>
    <w:rsid w:val="002E2D1F"/>
    <w:rsid w:val="002E351B"/>
    <w:rsid w:val="002E3969"/>
    <w:rsid w:val="002E6A67"/>
    <w:rsid w:val="002F00D9"/>
    <w:rsid w:val="002F02A1"/>
    <w:rsid w:val="002F091A"/>
    <w:rsid w:val="002F1476"/>
    <w:rsid w:val="002F14D1"/>
    <w:rsid w:val="002F288E"/>
    <w:rsid w:val="002F28B0"/>
    <w:rsid w:val="002F2F7E"/>
    <w:rsid w:val="002F4B55"/>
    <w:rsid w:val="002F53E4"/>
    <w:rsid w:val="002F5756"/>
    <w:rsid w:val="002F597A"/>
    <w:rsid w:val="00300275"/>
    <w:rsid w:val="00300424"/>
    <w:rsid w:val="00300659"/>
    <w:rsid w:val="00301606"/>
    <w:rsid w:val="0030169D"/>
    <w:rsid w:val="0030174B"/>
    <w:rsid w:val="00302252"/>
    <w:rsid w:val="0030251D"/>
    <w:rsid w:val="00302650"/>
    <w:rsid w:val="0030633F"/>
    <w:rsid w:val="003072D0"/>
    <w:rsid w:val="00307942"/>
    <w:rsid w:val="0031104E"/>
    <w:rsid w:val="0031221C"/>
    <w:rsid w:val="00312724"/>
    <w:rsid w:val="0031292D"/>
    <w:rsid w:val="00312AD9"/>
    <w:rsid w:val="0031353E"/>
    <w:rsid w:val="00313E7C"/>
    <w:rsid w:val="00314AA4"/>
    <w:rsid w:val="00316334"/>
    <w:rsid w:val="00320FFE"/>
    <w:rsid w:val="00321597"/>
    <w:rsid w:val="00322C87"/>
    <w:rsid w:val="00323483"/>
    <w:rsid w:val="00325C1C"/>
    <w:rsid w:val="003269EE"/>
    <w:rsid w:val="00330643"/>
    <w:rsid w:val="003311BD"/>
    <w:rsid w:val="003312F1"/>
    <w:rsid w:val="00332A61"/>
    <w:rsid w:val="00334CDA"/>
    <w:rsid w:val="0033515D"/>
    <w:rsid w:val="00335883"/>
    <w:rsid w:val="00336347"/>
    <w:rsid w:val="003367C2"/>
    <w:rsid w:val="00337380"/>
    <w:rsid w:val="0033749E"/>
    <w:rsid w:val="003379DC"/>
    <w:rsid w:val="003409D3"/>
    <w:rsid w:val="00340D8E"/>
    <w:rsid w:val="003437DD"/>
    <w:rsid w:val="00344191"/>
    <w:rsid w:val="0034571D"/>
    <w:rsid w:val="0034643D"/>
    <w:rsid w:val="003476CC"/>
    <w:rsid w:val="00347FBE"/>
    <w:rsid w:val="0035085C"/>
    <w:rsid w:val="0035213B"/>
    <w:rsid w:val="00353994"/>
    <w:rsid w:val="00353E99"/>
    <w:rsid w:val="00355FE8"/>
    <w:rsid w:val="003569C8"/>
    <w:rsid w:val="00357B21"/>
    <w:rsid w:val="00357EE2"/>
    <w:rsid w:val="003608D8"/>
    <w:rsid w:val="0036376C"/>
    <w:rsid w:val="003667B1"/>
    <w:rsid w:val="003668C9"/>
    <w:rsid w:val="003671C6"/>
    <w:rsid w:val="003678DF"/>
    <w:rsid w:val="00367CC3"/>
    <w:rsid w:val="003703C3"/>
    <w:rsid w:val="00371943"/>
    <w:rsid w:val="00372F11"/>
    <w:rsid w:val="00373D11"/>
    <w:rsid w:val="00375611"/>
    <w:rsid w:val="00376E46"/>
    <w:rsid w:val="0038010D"/>
    <w:rsid w:val="003808E2"/>
    <w:rsid w:val="0038123C"/>
    <w:rsid w:val="0038236C"/>
    <w:rsid w:val="003823D9"/>
    <w:rsid w:val="00382781"/>
    <w:rsid w:val="0038367C"/>
    <w:rsid w:val="00385329"/>
    <w:rsid w:val="0038634A"/>
    <w:rsid w:val="0038765E"/>
    <w:rsid w:val="00387861"/>
    <w:rsid w:val="003905B2"/>
    <w:rsid w:val="003905E2"/>
    <w:rsid w:val="0039069C"/>
    <w:rsid w:val="0039071C"/>
    <w:rsid w:val="00390A55"/>
    <w:rsid w:val="00391075"/>
    <w:rsid w:val="0039112D"/>
    <w:rsid w:val="00391424"/>
    <w:rsid w:val="00391AC5"/>
    <w:rsid w:val="003931C0"/>
    <w:rsid w:val="00393BE0"/>
    <w:rsid w:val="00393D37"/>
    <w:rsid w:val="00394D29"/>
    <w:rsid w:val="003959CC"/>
    <w:rsid w:val="00395B21"/>
    <w:rsid w:val="00396034"/>
    <w:rsid w:val="00396D16"/>
    <w:rsid w:val="003A0409"/>
    <w:rsid w:val="003A0677"/>
    <w:rsid w:val="003A297E"/>
    <w:rsid w:val="003A4C0B"/>
    <w:rsid w:val="003A5D21"/>
    <w:rsid w:val="003A6A7B"/>
    <w:rsid w:val="003A7634"/>
    <w:rsid w:val="003B08A7"/>
    <w:rsid w:val="003B169D"/>
    <w:rsid w:val="003B2206"/>
    <w:rsid w:val="003B23F8"/>
    <w:rsid w:val="003B33E8"/>
    <w:rsid w:val="003B3D0D"/>
    <w:rsid w:val="003B574F"/>
    <w:rsid w:val="003B62A1"/>
    <w:rsid w:val="003B73C3"/>
    <w:rsid w:val="003B7DA5"/>
    <w:rsid w:val="003C274A"/>
    <w:rsid w:val="003C2F0D"/>
    <w:rsid w:val="003C3D25"/>
    <w:rsid w:val="003C5C74"/>
    <w:rsid w:val="003C5FA1"/>
    <w:rsid w:val="003C65E9"/>
    <w:rsid w:val="003C6695"/>
    <w:rsid w:val="003C6BF9"/>
    <w:rsid w:val="003C6FF5"/>
    <w:rsid w:val="003D0C70"/>
    <w:rsid w:val="003D0CD8"/>
    <w:rsid w:val="003D1CCA"/>
    <w:rsid w:val="003D1E4F"/>
    <w:rsid w:val="003D2484"/>
    <w:rsid w:val="003D29F6"/>
    <w:rsid w:val="003D2AAD"/>
    <w:rsid w:val="003D350F"/>
    <w:rsid w:val="003D525B"/>
    <w:rsid w:val="003D7644"/>
    <w:rsid w:val="003E04AC"/>
    <w:rsid w:val="003E17DC"/>
    <w:rsid w:val="003E2B57"/>
    <w:rsid w:val="003E3245"/>
    <w:rsid w:val="003E428D"/>
    <w:rsid w:val="003E4F6F"/>
    <w:rsid w:val="003E6FED"/>
    <w:rsid w:val="003E70B0"/>
    <w:rsid w:val="003E764E"/>
    <w:rsid w:val="003E78C7"/>
    <w:rsid w:val="003F0383"/>
    <w:rsid w:val="003F0BF3"/>
    <w:rsid w:val="003F2343"/>
    <w:rsid w:val="003F244E"/>
    <w:rsid w:val="003F3B25"/>
    <w:rsid w:val="004003A7"/>
    <w:rsid w:val="00400A1F"/>
    <w:rsid w:val="004018A2"/>
    <w:rsid w:val="00402B33"/>
    <w:rsid w:val="004047B0"/>
    <w:rsid w:val="00404C13"/>
    <w:rsid w:val="004065FF"/>
    <w:rsid w:val="004067F8"/>
    <w:rsid w:val="00407A9E"/>
    <w:rsid w:val="0041015B"/>
    <w:rsid w:val="004101B0"/>
    <w:rsid w:val="00411EA4"/>
    <w:rsid w:val="00412569"/>
    <w:rsid w:val="004139D9"/>
    <w:rsid w:val="00413B28"/>
    <w:rsid w:val="00413DA6"/>
    <w:rsid w:val="00414BF5"/>
    <w:rsid w:val="00415FAC"/>
    <w:rsid w:val="00416694"/>
    <w:rsid w:val="004172BF"/>
    <w:rsid w:val="004208B1"/>
    <w:rsid w:val="00421A6F"/>
    <w:rsid w:val="00422B06"/>
    <w:rsid w:val="00423D9D"/>
    <w:rsid w:val="004244CF"/>
    <w:rsid w:val="0042580B"/>
    <w:rsid w:val="00426122"/>
    <w:rsid w:val="0042681C"/>
    <w:rsid w:val="004279EB"/>
    <w:rsid w:val="0043038C"/>
    <w:rsid w:val="00431704"/>
    <w:rsid w:val="00432AE5"/>
    <w:rsid w:val="00432DB1"/>
    <w:rsid w:val="0043348A"/>
    <w:rsid w:val="004334AC"/>
    <w:rsid w:val="00433D87"/>
    <w:rsid w:val="00435A61"/>
    <w:rsid w:val="0043623B"/>
    <w:rsid w:val="004362B4"/>
    <w:rsid w:val="00436BCD"/>
    <w:rsid w:val="00436E6D"/>
    <w:rsid w:val="00440468"/>
    <w:rsid w:val="00440F40"/>
    <w:rsid w:val="00442CE0"/>
    <w:rsid w:val="0044597C"/>
    <w:rsid w:val="004468A5"/>
    <w:rsid w:val="00450857"/>
    <w:rsid w:val="00452AFA"/>
    <w:rsid w:val="00452FAA"/>
    <w:rsid w:val="004535E7"/>
    <w:rsid w:val="0045372F"/>
    <w:rsid w:val="00455060"/>
    <w:rsid w:val="004556B3"/>
    <w:rsid w:val="00457117"/>
    <w:rsid w:val="0046037C"/>
    <w:rsid w:val="00460A55"/>
    <w:rsid w:val="00460E8D"/>
    <w:rsid w:val="0046186A"/>
    <w:rsid w:val="00462130"/>
    <w:rsid w:val="00462E7F"/>
    <w:rsid w:val="00463085"/>
    <w:rsid w:val="00463341"/>
    <w:rsid w:val="004637FD"/>
    <w:rsid w:val="00464EAC"/>
    <w:rsid w:val="00465EA1"/>
    <w:rsid w:val="004660C3"/>
    <w:rsid w:val="00466B8A"/>
    <w:rsid w:val="00467CC7"/>
    <w:rsid w:val="00471319"/>
    <w:rsid w:val="004729E0"/>
    <w:rsid w:val="00473535"/>
    <w:rsid w:val="00474EE9"/>
    <w:rsid w:val="004762B3"/>
    <w:rsid w:val="004769CF"/>
    <w:rsid w:val="00477989"/>
    <w:rsid w:val="00480016"/>
    <w:rsid w:val="00480057"/>
    <w:rsid w:val="0048081A"/>
    <w:rsid w:val="00480BEF"/>
    <w:rsid w:val="00481258"/>
    <w:rsid w:val="00481819"/>
    <w:rsid w:val="00481E83"/>
    <w:rsid w:val="00482711"/>
    <w:rsid w:val="0048312F"/>
    <w:rsid w:val="00483B83"/>
    <w:rsid w:val="004843A9"/>
    <w:rsid w:val="004859F1"/>
    <w:rsid w:val="00487323"/>
    <w:rsid w:val="0049202A"/>
    <w:rsid w:val="00493E69"/>
    <w:rsid w:val="00493EF6"/>
    <w:rsid w:val="00494D0A"/>
    <w:rsid w:val="00494DBB"/>
    <w:rsid w:val="0049575D"/>
    <w:rsid w:val="00497480"/>
    <w:rsid w:val="00497ED6"/>
    <w:rsid w:val="004A483F"/>
    <w:rsid w:val="004A5731"/>
    <w:rsid w:val="004B0034"/>
    <w:rsid w:val="004B09B7"/>
    <w:rsid w:val="004B0E6D"/>
    <w:rsid w:val="004B111D"/>
    <w:rsid w:val="004B1C05"/>
    <w:rsid w:val="004B393F"/>
    <w:rsid w:val="004B39D0"/>
    <w:rsid w:val="004B4A04"/>
    <w:rsid w:val="004B5002"/>
    <w:rsid w:val="004B6113"/>
    <w:rsid w:val="004B635B"/>
    <w:rsid w:val="004B6CF9"/>
    <w:rsid w:val="004B7B4D"/>
    <w:rsid w:val="004B7BB4"/>
    <w:rsid w:val="004C2153"/>
    <w:rsid w:val="004C2BFC"/>
    <w:rsid w:val="004C33B0"/>
    <w:rsid w:val="004C3F2C"/>
    <w:rsid w:val="004C45C8"/>
    <w:rsid w:val="004C5AEB"/>
    <w:rsid w:val="004C62C9"/>
    <w:rsid w:val="004C7B0F"/>
    <w:rsid w:val="004D0DFD"/>
    <w:rsid w:val="004D12D1"/>
    <w:rsid w:val="004D18B2"/>
    <w:rsid w:val="004D31D0"/>
    <w:rsid w:val="004D36F5"/>
    <w:rsid w:val="004D3B41"/>
    <w:rsid w:val="004D45A8"/>
    <w:rsid w:val="004D4AAB"/>
    <w:rsid w:val="004D5E12"/>
    <w:rsid w:val="004D605A"/>
    <w:rsid w:val="004D7888"/>
    <w:rsid w:val="004E02B4"/>
    <w:rsid w:val="004E04A9"/>
    <w:rsid w:val="004E29F4"/>
    <w:rsid w:val="004E2DE0"/>
    <w:rsid w:val="004E3218"/>
    <w:rsid w:val="004E3445"/>
    <w:rsid w:val="004E477E"/>
    <w:rsid w:val="004E507E"/>
    <w:rsid w:val="004E6807"/>
    <w:rsid w:val="004F0425"/>
    <w:rsid w:val="004F0546"/>
    <w:rsid w:val="004F0AD0"/>
    <w:rsid w:val="004F0DF1"/>
    <w:rsid w:val="004F12B7"/>
    <w:rsid w:val="004F54A2"/>
    <w:rsid w:val="004F67FF"/>
    <w:rsid w:val="004F6F01"/>
    <w:rsid w:val="00500A26"/>
    <w:rsid w:val="00504D52"/>
    <w:rsid w:val="00505142"/>
    <w:rsid w:val="00505311"/>
    <w:rsid w:val="005059EA"/>
    <w:rsid w:val="00505E75"/>
    <w:rsid w:val="00505FE8"/>
    <w:rsid w:val="00511BBA"/>
    <w:rsid w:val="00511DC4"/>
    <w:rsid w:val="005120CB"/>
    <w:rsid w:val="00513A2E"/>
    <w:rsid w:val="00514DF8"/>
    <w:rsid w:val="00515D74"/>
    <w:rsid w:val="005163AA"/>
    <w:rsid w:val="00516E4F"/>
    <w:rsid w:val="005200C2"/>
    <w:rsid w:val="00520EBD"/>
    <w:rsid w:val="00520F99"/>
    <w:rsid w:val="00521EDD"/>
    <w:rsid w:val="00522AB4"/>
    <w:rsid w:val="00523B25"/>
    <w:rsid w:val="00524A64"/>
    <w:rsid w:val="005259C9"/>
    <w:rsid w:val="00525FB8"/>
    <w:rsid w:val="00526793"/>
    <w:rsid w:val="00527101"/>
    <w:rsid w:val="0052777A"/>
    <w:rsid w:val="00527BC8"/>
    <w:rsid w:val="0053143A"/>
    <w:rsid w:val="00531633"/>
    <w:rsid w:val="00531846"/>
    <w:rsid w:val="0053196F"/>
    <w:rsid w:val="00533B08"/>
    <w:rsid w:val="005346FE"/>
    <w:rsid w:val="00537545"/>
    <w:rsid w:val="00540B54"/>
    <w:rsid w:val="00542B33"/>
    <w:rsid w:val="005436FD"/>
    <w:rsid w:val="00543702"/>
    <w:rsid w:val="00546B66"/>
    <w:rsid w:val="00550B4B"/>
    <w:rsid w:val="00550BEF"/>
    <w:rsid w:val="00552ACF"/>
    <w:rsid w:val="005536CC"/>
    <w:rsid w:val="00554AB9"/>
    <w:rsid w:val="00555DC9"/>
    <w:rsid w:val="00555F1B"/>
    <w:rsid w:val="00555F90"/>
    <w:rsid w:val="00557D95"/>
    <w:rsid w:val="00561005"/>
    <w:rsid w:val="0056246B"/>
    <w:rsid w:val="005635F7"/>
    <w:rsid w:val="00565E2A"/>
    <w:rsid w:val="00566F41"/>
    <w:rsid w:val="00567FA4"/>
    <w:rsid w:val="00570E2B"/>
    <w:rsid w:val="0057104A"/>
    <w:rsid w:val="00572749"/>
    <w:rsid w:val="00573636"/>
    <w:rsid w:val="00573C8C"/>
    <w:rsid w:val="00573C95"/>
    <w:rsid w:val="00575FD2"/>
    <w:rsid w:val="00576327"/>
    <w:rsid w:val="005773B1"/>
    <w:rsid w:val="00577BF2"/>
    <w:rsid w:val="00577CC2"/>
    <w:rsid w:val="00580649"/>
    <w:rsid w:val="005807E4"/>
    <w:rsid w:val="0058383E"/>
    <w:rsid w:val="00585BEE"/>
    <w:rsid w:val="00587B00"/>
    <w:rsid w:val="005902C8"/>
    <w:rsid w:val="00592E6A"/>
    <w:rsid w:val="0059317A"/>
    <w:rsid w:val="00593D29"/>
    <w:rsid w:val="00593EE0"/>
    <w:rsid w:val="00594FC4"/>
    <w:rsid w:val="005951B0"/>
    <w:rsid w:val="00595F3E"/>
    <w:rsid w:val="0059621E"/>
    <w:rsid w:val="005A0B7F"/>
    <w:rsid w:val="005A1145"/>
    <w:rsid w:val="005A2A22"/>
    <w:rsid w:val="005A4336"/>
    <w:rsid w:val="005A5069"/>
    <w:rsid w:val="005A7F38"/>
    <w:rsid w:val="005A7FC5"/>
    <w:rsid w:val="005A7FCE"/>
    <w:rsid w:val="005B1307"/>
    <w:rsid w:val="005B2059"/>
    <w:rsid w:val="005B23E6"/>
    <w:rsid w:val="005B283E"/>
    <w:rsid w:val="005B32C5"/>
    <w:rsid w:val="005B3EEB"/>
    <w:rsid w:val="005B45E7"/>
    <w:rsid w:val="005B52F4"/>
    <w:rsid w:val="005B5C62"/>
    <w:rsid w:val="005B61C9"/>
    <w:rsid w:val="005B6DE5"/>
    <w:rsid w:val="005B716A"/>
    <w:rsid w:val="005C0A92"/>
    <w:rsid w:val="005C1C59"/>
    <w:rsid w:val="005C3483"/>
    <w:rsid w:val="005C35DF"/>
    <w:rsid w:val="005C4E87"/>
    <w:rsid w:val="005C4FDA"/>
    <w:rsid w:val="005C50FB"/>
    <w:rsid w:val="005C5A7C"/>
    <w:rsid w:val="005C5CC0"/>
    <w:rsid w:val="005C63E2"/>
    <w:rsid w:val="005C6715"/>
    <w:rsid w:val="005C73B2"/>
    <w:rsid w:val="005C7965"/>
    <w:rsid w:val="005C7F60"/>
    <w:rsid w:val="005D17E2"/>
    <w:rsid w:val="005D1AE7"/>
    <w:rsid w:val="005D5C9A"/>
    <w:rsid w:val="005D5EAC"/>
    <w:rsid w:val="005D6F99"/>
    <w:rsid w:val="005E02AB"/>
    <w:rsid w:val="005E0730"/>
    <w:rsid w:val="005E091D"/>
    <w:rsid w:val="005E1907"/>
    <w:rsid w:val="005E1D18"/>
    <w:rsid w:val="005E2118"/>
    <w:rsid w:val="005E2686"/>
    <w:rsid w:val="005E333F"/>
    <w:rsid w:val="005E3473"/>
    <w:rsid w:val="005E4985"/>
    <w:rsid w:val="005E4AA7"/>
    <w:rsid w:val="005E55BC"/>
    <w:rsid w:val="005E63C1"/>
    <w:rsid w:val="005E77A8"/>
    <w:rsid w:val="005F0CD1"/>
    <w:rsid w:val="005F165D"/>
    <w:rsid w:val="005F1A5C"/>
    <w:rsid w:val="005F29D1"/>
    <w:rsid w:val="005F4DB1"/>
    <w:rsid w:val="005F5206"/>
    <w:rsid w:val="005F5345"/>
    <w:rsid w:val="005F5E58"/>
    <w:rsid w:val="005F6F1F"/>
    <w:rsid w:val="005F7404"/>
    <w:rsid w:val="006026A9"/>
    <w:rsid w:val="00602F63"/>
    <w:rsid w:val="00604A72"/>
    <w:rsid w:val="00605872"/>
    <w:rsid w:val="006065C9"/>
    <w:rsid w:val="00607459"/>
    <w:rsid w:val="00607639"/>
    <w:rsid w:val="00607D80"/>
    <w:rsid w:val="0061017C"/>
    <w:rsid w:val="006109C2"/>
    <w:rsid w:val="00610F4A"/>
    <w:rsid w:val="00611489"/>
    <w:rsid w:val="00612D50"/>
    <w:rsid w:val="00613998"/>
    <w:rsid w:val="0061434B"/>
    <w:rsid w:val="00614FB6"/>
    <w:rsid w:val="00615018"/>
    <w:rsid w:val="0061509A"/>
    <w:rsid w:val="0061610D"/>
    <w:rsid w:val="00617B89"/>
    <w:rsid w:val="00617FD5"/>
    <w:rsid w:val="006209BC"/>
    <w:rsid w:val="00623D42"/>
    <w:rsid w:val="0062602A"/>
    <w:rsid w:val="0062683E"/>
    <w:rsid w:val="0063197B"/>
    <w:rsid w:val="006332CC"/>
    <w:rsid w:val="006350FA"/>
    <w:rsid w:val="006359E6"/>
    <w:rsid w:val="0063614D"/>
    <w:rsid w:val="00636D98"/>
    <w:rsid w:val="0063733C"/>
    <w:rsid w:val="006377C6"/>
    <w:rsid w:val="00641074"/>
    <w:rsid w:val="0064153C"/>
    <w:rsid w:val="00641E1E"/>
    <w:rsid w:val="006428A1"/>
    <w:rsid w:val="006445DC"/>
    <w:rsid w:val="00644946"/>
    <w:rsid w:val="00647369"/>
    <w:rsid w:val="00650B8D"/>
    <w:rsid w:val="00650E96"/>
    <w:rsid w:val="0065225C"/>
    <w:rsid w:val="00652709"/>
    <w:rsid w:val="0065371C"/>
    <w:rsid w:val="00653B40"/>
    <w:rsid w:val="00654957"/>
    <w:rsid w:val="00654D96"/>
    <w:rsid w:val="00654E9A"/>
    <w:rsid w:val="0065573A"/>
    <w:rsid w:val="00655DC5"/>
    <w:rsid w:val="006567D8"/>
    <w:rsid w:val="00656F6A"/>
    <w:rsid w:val="00657027"/>
    <w:rsid w:val="00657D62"/>
    <w:rsid w:val="00662591"/>
    <w:rsid w:val="00662903"/>
    <w:rsid w:val="006632AB"/>
    <w:rsid w:val="006635C0"/>
    <w:rsid w:val="0066458D"/>
    <w:rsid w:val="006650EA"/>
    <w:rsid w:val="00665DB2"/>
    <w:rsid w:val="00665E92"/>
    <w:rsid w:val="006664D8"/>
    <w:rsid w:val="0067017E"/>
    <w:rsid w:val="00670F17"/>
    <w:rsid w:val="00671177"/>
    <w:rsid w:val="00673D0A"/>
    <w:rsid w:val="00674137"/>
    <w:rsid w:val="006742D8"/>
    <w:rsid w:val="00674A33"/>
    <w:rsid w:val="0067565F"/>
    <w:rsid w:val="00675C60"/>
    <w:rsid w:val="00675FF6"/>
    <w:rsid w:val="00677435"/>
    <w:rsid w:val="006802ED"/>
    <w:rsid w:val="0068033D"/>
    <w:rsid w:val="006805BD"/>
    <w:rsid w:val="00681567"/>
    <w:rsid w:val="00681F34"/>
    <w:rsid w:val="00685FF6"/>
    <w:rsid w:val="00686FE5"/>
    <w:rsid w:val="006904F7"/>
    <w:rsid w:val="00690CA3"/>
    <w:rsid w:val="00690DBA"/>
    <w:rsid w:val="00691016"/>
    <w:rsid w:val="0069147A"/>
    <w:rsid w:val="00691DB2"/>
    <w:rsid w:val="0069206B"/>
    <w:rsid w:val="00692BFC"/>
    <w:rsid w:val="00693BEE"/>
    <w:rsid w:val="006944D0"/>
    <w:rsid w:val="006949FF"/>
    <w:rsid w:val="006955F5"/>
    <w:rsid w:val="00695CAC"/>
    <w:rsid w:val="00695D70"/>
    <w:rsid w:val="00696771"/>
    <w:rsid w:val="00696E93"/>
    <w:rsid w:val="00697887"/>
    <w:rsid w:val="006A093D"/>
    <w:rsid w:val="006A1D0B"/>
    <w:rsid w:val="006A305B"/>
    <w:rsid w:val="006A3D20"/>
    <w:rsid w:val="006B009D"/>
    <w:rsid w:val="006B15D2"/>
    <w:rsid w:val="006B2E39"/>
    <w:rsid w:val="006B38B1"/>
    <w:rsid w:val="006B3BC9"/>
    <w:rsid w:val="006B5862"/>
    <w:rsid w:val="006B76A1"/>
    <w:rsid w:val="006B78A2"/>
    <w:rsid w:val="006B7B22"/>
    <w:rsid w:val="006C0256"/>
    <w:rsid w:val="006C2903"/>
    <w:rsid w:val="006C2A34"/>
    <w:rsid w:val="006C2CEA"/>
    <w:rsid w:val="006C2FC2"/>
    <w:rsid w:val="006C310D"/>
    <w:rsid w:val="006C3542"/>
    <w:rsid w:val="006C3670"/>
    <w:rsid w:val="006C3BDC"/>
    <w:rsid w:val="006C5567"/>
    <w:rsid w:val="006C5F74"/>
    <w:rsid w:val="006C7F11"/>
    <w:rsid w:val="006D0008"/>
    <w:rsid w:val="006D4826"/>
    <w:rsid w:val="006D5BA1"/>
    <w:rsid w:val="006D6C74"/>
    <w:rsid w:val="006D6D5E"/>
    <w:rsid w:val="006E053B"/>
    <w:rsid w:val="006E12FD"/>
    <w:rsid w:val="006E1975"/>
    <w:rsid w:val="006E227F"/>
    <w:rsid w:val="006E3BBF"/>
    <w:rsid w:val="006E44CC"/>
    <w:rsid w:val="006E510E"/>
    <w:rsid w:val="006E6116"/>
    <w:rsid w:val="006E679C"/>
    <w:rsid w:val="006E6914"/>
    <w:rsid w:val="006E6E8A"/>
    <w:rsid w:val="006F0334"/>
    <w:rsid w:val="006F1A74"/>
    <w:rsid w:val="006F25A3"/>
    <w:rsid w:val="006F2D93"/>
    <w:rsid w:val="006F2EA3"/>
    <w:rsid w:val="006F3641"/>
    <w:rsid w:val="006F4488"/>
    <w:rsid w:val="006F5044"/>
    <w:rsid w:val="006F516F"/>
    <w:rsid w:val="006F58EB"/>
    <w:rsid w:val="006F6C9B"/>
    <w:rsid w:val="006F7DB0"/>
    <w:rsid w:val="007008DC"/>
    <w:rsid w:val="0070155E"/>
    <w:rsid w:val="0070170E"/>
    <w:rsid w:val="007022A3"/>
    <w:rsid w:val="00702E4F"/>
    <w:rsid w:val="007034FF"/>
    <w:rsid w:val="00703694"/>
    <w:rsid w:val="00703EC7"/>
    <w:rsid w:val="00704CCC"/>
    <w:rsid w:val="007052B6"/>
    <w:rsid w:val="007061C2"/>
    <w:rsid w:val="007064B4"/>
    <w:rsid w:val="00707250"/>
    <w:rsid w:val="007072BE"/>
    <w:rsid w:val="00707A3C"/>
    <w:rsid w:val="0071014E"/>
    <w:rsid w:val="00710D4D"/>
    <w:rsid w:val="007116A7"/>
    <w:rsid w:val="00712B6B"/>
    <w:rsid w:val="00712C0A"/>
    <w:rsid w:val="00713F5F"/>
    <w:rsid w:val="00715D61"/>
    <w:rsid w:val="007165B8"/>
    <w:rsid w:val="00716A3A"/>
    <w:rsid w:val="00716D7B"/>
    <w:rsid w:val="00717C36"/>
    <w:rsid w:val="00720609"/>
    <w:rsid w:val="007225BD"/>
    <w:rsid w:val="00723B1B"/>
    <w:rsid w:val="00723F70"/>
    <w:rsid w:val="007250AD"/>
    <w:rsid w:val="00726C20"/>
    <w:rsid w:val="00727A25"/>
    <w:rsid w:val="0073030F"/>
    <w:rsid w:val="00730FF9"/>
    <w:rsid w:val="00731996"/>
    <w:rsid w:val="00732C74"/>
    <w:rsid w:val="007330D5"/>
    <w:rsid w:val="007333CC"/>
    <w:rsid w:val="0073374B"/>
    <w:rsid w:val="0073411B"/>
    <w:rsid w:val="00734C8C"/>
    <w:rsid w:val="00735236"/>
    <w:rsid w:val="00735901"/>
    <w:rsid w:val="00735CB9"/>
    <w:rsid w:val="0073694A"/>
    <w:rsid w:val="00737643"/>
    <w:rsid w:val="00740AC3"/>
    <w:rsid w:val="00742E6B"/>
    <w:rsid w:val="00743170"/>
    <w:rsid w:val="00744377"/>
    <w:rsid w:val="00744BA6"/>
    <w:rsid w:val="00744D4F"/>
    <w:rsid w:val="00745C3B"/>
    <w:rsid w:val="00746536"/>
    <w:rsid w:val="00746D63"/>
    <w:rsid w:val="00747517"/>
    <w:rsid w:val="0075188D"/>
    <w:rsid w:val="0075272E"/>
    <w:rsid w:val="00753253"/>
    <w:rsid w:val="00753C3E"/>
    <w:rsid w:val="007568B9"/>
    <w:rsid w:val="0076045D"/>
    <w:rsid w:val="00760E06"/>
    <w:rsid w:val="00761EEB"/>
    <w:rsid w:val="0076318D"/>
    <w:rsid w:val="007637CB"/>
    <w:rsid w:val="00763D8E"/>
    <w:rsid w:val="007654DB"/>
    <w:rsid w:val="007659FD"/>
    <w:rsid w:val="00765E84"/>
    <w:rsid w:val="00766E2C"/>
    <w:rsid w:val="007675D9"/>
    <w:rsid w:val="007710B3"/>
    <w:rsid w:val="00771E78"/>
    <w:rsid w:val="00772E80"/>
    <w:rsid w:val="00776A65"/>
    <w:rsid w:val="00777385"/>
    <w:rsid w:val="007778D3"/>
    <w:rsid w:val="007807C1"/>
    <w:rsid w:val="00780ADD"/>
    <w:rsid w:val="00782886"/>
    <w:rsid w:val="00783F0B"/>
    <w:rsid w:val="0078497D"/>
    <w:rsid w:val="007849F5"/>
    <w:rsid w:val="00786153"/>
    <w:rsid w:val="00786541"/>
    <w:rsid w:val="00787624"/>
    <w:rsid w:val="00787AC0"/>
    <w:rsid w:val="00790E19"/>
    <w:rsid w:val="00791A4F"/>
    <w:rsid w:val="007921FD"/>
    <w:rsid w:val="00792446"/>
    <w:rsid w:val="00793394"/>
    <w:rsid w:val="007934DF"/>
    <w:rsid w:val="00793D51"/>
    <w:rsid w:val="0079543A"/>
    <w:rsid w:val="007967FB"/>
    <w:rsid w:val="007A1272"/>
    <w:rsid w:val="007A1771"/>
    <w:rsid w:val="007A2419"/>
    <w:rsid w:val="007A314E"/>
    <w:rsid w:val="007A407D"/>
    <w:rsid w:val="007A5B50"/>
    <w:rsid w:val="007A6879"/>
    <w:rsid w:val="007A6B73"/>
    <w:rsid w:val="007A72E3"/>
    <w:rsid w:val="007A7755"/>
    <w:rsid w:val="007B0E31"/>
    <w:rsid w:val="007B0FCE"/>
    <w:rsid w:val="007B109E"/>
    <w:rsid w:val="007B1375"/>
    <w:rsid w:val="007B43D7"/>
    <w:rsid w:val="007B6394"/>
    <w:rsid w:val="007B63D7"/>
    <w:rsid w:val="007B76BE"/>
    <w:rsid w:val="007B78CC"/>
    <w:rsid w:val="007B79DF"/>
    <w:rsid w:val="007C0777"/>
    <w:rsid w:val="007C149F"/>
    <w:rsid w:val="007C155E"/>
    <w:rsid w:val="007C15FC"/>
    <w:rsid w:val="007C2B33"/>
    <w:rsid w:val="007C2EA9"/>
    <w:rsid w:val="007C5A2D"/>
    <w:rsid w:val="007D4818"/>
    <w:rsid w:val="007D5413"/>
    <w:rsid w:val="007D626D"/>
    <w:rsid w:val="007D78AE"/>
    <w:rsid w:val="007D7D6D"/>
    <w:rsid w:val="007E0442"/>
    <w:rsid w:val="007E056F"/>
    <w:rsid w:val="007E1002"/>
    <w:rsid w:val="007E17DB"/>
    <w:rsid w:val="007E3394"/>
    <w:rsid w:val="007E346D"/>
    <w:rsid w:val="007E417A"/>
    <w:rsid w:val="007E5BC6"/>
    <w:rsid w:val="007E6B59"/>
    <w:rsid w:val="007E7858"/>
    <w:rsid w:val="007E7AF5"/>
    <w:rsid w:val="007F0604"/>
    <w:rsid w:val="007F11DE"/>
    <w:rsid w:val="007F2DD0"/>
    <w:rsid w:val="007F2F88"/>
    <w:rsid w:val="007F378C"/>
    <w:rsid w:val="007F42A4"/>
    <w:rsid w:val="007F4686"/>
    <w:rsid w:val="007F650D"/>
    <w:rsid w:val="007F6523"/>
    <w:rsid w:val="007F66D1"/>
    <w:rsid w:val="007F708C"/>
    <w:rsid w:val="00801D9C"/>
    <w:rsid w:val="00802874"/>
    <w:rsid w:val="00802FE8"/>
    <w:rsid w:val="008035A5"/>
    <w:rsid w:val="00804E1B"/>
    <w:rsid w:val="00804F51"/>
    <w:rsid w:val="00806718"/>
    <w:rsid w:val="00806FA2"/>
    <w:rsid w:val="008071C7"/>
    <w:rsid w:val="00807EDA"/>
    <w:rsid w:val="00807FF3"/>
    <w:rsid w:val="00811C9E"/>
    <w:rsid w:val="008121AC"/>
    <w:rsid w:val="00812B06"/>
    <w:rsid w:val="00814840"/>
    <w:rsid w:val="00814CA8"/>
    <w:rsid w:val="00815D85"/>
    <w:rsid w:val="0081792B"/>
    <w:rsid w:val="008207A9"/>
    <w:rsid w:val="00820E01"/>
    <w:rsid w:val="00820EAE"/>
    <w:rsid w:val="00820EE1"/>
    <w:rsid w:val="00821574"/>
    <w:rsid w:val="00822A91"/>
    <w:rsid w:val="0082359B"/>
    <w:rsid w:val="00823E41"/>
    <w:rsid w:val="00823F67"/>
    <w:rsid w:val="008251F7"/>
    <w:rsid w:val="00827871"/>
    <w:rsid w:val="008307A1"/>
    <w:rsid w:val="00831143"/>
    <w:rsid w:val="008312C9"/>
    <w:rsid w:val="008313F7"/>
    <w:rsid w:val="00831ECE"/>
    <w:rsid w:val="0083287F"/>
    <w:rsid w:val="00833331"/>
    <w:rsid w:val="00833ADC"/>
    <w:rsid w:val="00834451"/>
    <w:rsid w:val="00834DC0"/>
    <w:rsid w:val="00835049"/>
    <w:rsid w:val="008352D0"/>
    <w:rsid w:val="008354EB"/>
    <w:rsid w:val="00835A25"/>
    <w:rsid w:val="00836886"/>
    <w:rsid w:val="00837113"/>
    <w:rsid w:val="00837228"/>
    <w:rsid w:val="00840BCF"/>
    <w:rsid w:val="008419AB"/>
    <w:rsid w:val="00845574"/>
    <w:rsid w:val="008459C8"/>
    <w:rsid w:val="008462CD"/>
    <w:rsid w:val="00846834"/>
    <w:rsid w:val="00846D7D"/>
    <w:rsid w:val="008478E6"/>
    <w:rsid w:val="00847A8C"/>
    <w:rsid w:val="008503E6"/>
    <w:rsid w:val="00850419"/>
    <w:rsid w:val="00850435"/>
    <w:rsid w:val="00850B37"/>
    <w:rsid w:val="0085421D"/>
    <w:rsid w:val="008548C2"/>
    <w:rsid w:val="00854FFF"/>
    <w:rsid w:val="00855DB8"/>
    <w:rsid w:val="0085663A"/>
    <w:rsid w:val="0085664A"/>
    <w:rsid w:val="00860337"/>
    <w:rsid w:val="00860944"/>
    <w:rsid w:val="008620E9"/>
    <w:rsid w:val="0086276A"/>
    <w:rsid w:val="00862E1B"/>
    <w:rsid w:val="008638B1"/>
    <w:rsid w:val="008640B1"/>
    <w:rsid w:val="00864295"/>
    <w:rsid w:val="00865343"/>
    <w:rsid w:val="00865B25"/>
    <w:rsid w:val="00865B4F"/>
    <w:rsid w:val="0086605F"/>
    <w:rsid w:val="00870C5B"/>
    <w:rsid w:val="00870CB3"/>
    <w:rsid w:val="00872BD7"/>
    <w:rsid w:val="00874B00"/>
    <w:rsid w:val="00876333"/>
    <w:rsid w:val="008768B3"/>
    <w:rsid w:val="0087706E"/>
    <w:rsid w:val="008770B6"/>
    <w:rsid w:val="00880EFE"/>
    <w:rsid w:val="008819B5"/>
    <w:rsid w:val="008830CB"/>
    <w:rsid w:val="008834FE"/>
    <w:rsid w:val="00883590"/>
    <w:rsid w:val="00883BD8"/>
    <w:rsid w:val="00883C4A"/>
    <w:rsid w:val="008841D0"/>
    <w:rsid w:val="00884D18"/>
    <w:rsid w:val="008858EF"/>
    <w:rsid w:val="00885DB0"/>
    <w:rsid w:val="00886B86"/>
    <w:rsid w:val="0088716B"/>
    <w:rsid w:val="0088772B"/>
    <w:rsid w:val="00890549"/>
    <w:rsid w:val="0089097E"/>
    <w:rsid w:val="0089109D"/>
    <w:rsid w:val="008917F0"/>
    <w:rsid w:val="0089222B"/>
    <w:rsid w:val="008925C0"/>
    <w:rsid w:val="0089311C"/>
    <w:rsid w:val="008968BA"/>
    <w:rsid w:val="00896FC8"/>
    <w:rsid w:val="008A1024"/>
    <w:rsid w:val="008A20EE"/>
    <w:rsid w:val="008A2450"/>
    <w:rsid w:val="008A294B"/>
    <w:rsid w:val="008A2DE3"/>
    <w:rsid w:val="008A58D0"/>
    <w:rsid w:val="008A5D2F"/>
    <w:rsid w:val="008A6191"/>
    <w:rsid w:val="008B00F7"/>
    <w:rsid w:val="008B0AA4"/>
    <w:rsid w:val="008B0D41"/>
    <w:rsid w:val="008B0D58"/>
    <w:rsid w:val="008B1B67"/>
    <w:rsid w:val="008B35DA"/>
    <w:rsid w:val="008B4214"/>
    <w:rsid w:val="008B6CE7"/>
    <w:rsid w:val="008B7272"/>
    <w:rsid w:val="008B738A"/>
    <w:rsid w:val="008C1382"/>
    <w:rsid w:val="008C46CE"/>
    <w:rsid w:val="008C57D4"/>
    <w:rsid w:val="008C5D35"/>
    <w:rsid w:val="008C63E4"/>
    <w:rsid w:val="008C6B0A"/>
    <w:rsid w:val="008C7F6A"/>
    <w:rsid w:val="008D04CE"/>
    <w:rsid w:val="008D0709"/>
    <w:rsid w:val="008D3207"/>
    <w:rsid w:val="008D38BB"/>
    <w:rsid w:val="008D4882"/>
    <w:rsid w:val="008D4D5A"/>
    <w:rsid w:val="008D6C5D"/>
    <w:rsid w:val="008E0825"/>
    <w:rsid w:val="008E1968"/>
    <w:rsid w:val="008E1C82"/>
    <w:rsid w:val="008E1ED3"/>
    <w:rsid w:val="008E2088"/>
    <w:rsid w:val="008E2645"/>
    <w:rsid w:val="008E2E44"/>
    <w:rsid w:val="008E310A"/>
    <w:rsid w:val="008E32DD"/>
    <w:rsid w:val="008E40A6"/>
    <w:rsid w:val="008E5AC7"/>
    <w:rsid w:val="008E610E"/>
    <w:rsid w:val="008E677E"/>
    <w:rsid w:val="008E7BD4"/>
    <w:rsid w:val="008E7C08"/>
    <w:rsid w:val="008F0A8B"/>
    <w:rsid w:val="008F1213"/>
    <w:rsid w:val="008F121E"/>
    <w:rsid w:val="008F23D0"/>
    <w:rsid w:val="008F2A57"/>
    <w:rsid w:val="008F3889"/>
    <w:rsid w:val="008F53B3"/>
    <w:rsid w:val="008F6238"/>
    <w:rsid w:val="008F74C3"/>
    <w:rsid w:val="009000E4"/>
    <w:rsid w:val="00900688"/>
    <w:rsid w:val="00901813"/>
    <w:rsid w:val="00901E17"/>
    <w:rsid w:val="00902210"/>
    <w:rsid w:val="009025FC"/>
    <w:rsid w:val="0090394B"/>
    <w:rsid w:val="00903AFC"/>
    <w:rsid w:val="00904263"/>
    <w:rsid w:val="00904B6D"/>
    <w:rsid w:val="00906B05"/>
    <w:rsid w:val="00906BF0"/>
    <w:rsid w:val="00906D70"/>
    <w:rsid w:val="00907D37"/>
    <w:rsid w:val="00911CDC"/>
    <w:rsid w:val="00911DB6"/>
    <w:rsid w:val="00911FFE"/>
    <w:rsid w:val="0091293E"/>
    <w:rsid w:val="0091304F"/>
    <w:rsid w:val="00913DA6"/>
    <w:rsid w:val="00914D83"/>
    <w:rsid w:val="00914F2E"/>
    <w:rsid w:val="00915D10"/>
    <w:rsid w:val="00916330"/>
    <w:rsid w:val="009164F0"/>
    <w:rsid w:val="00917775"/>
    <w:rsid w:val="00920369"/>
    <w:rsid w:val="009206A6"/>
    <w:rsid w:val="00920E3C"/>
    <w:rsid w:val="00920EC0"/>
    <w:rsid w:val="0092116C"/>
    <w:rsid w:val="00922300"/>
    <w:rsid w:val="009225D4"/>
    <w:rsid w:val="009243A4"/>
    <w:rsid w:val="00925BE3"/>
    <w:rsid w:val="00926C3C"/>
    <w:rsid w:val="00926F3D"/>
    <w:rsid w:val="009276CE"/>
    <w:rsid w:val="00927BE2"/>
    <w:rsid w:val="00930BD4"/>
    <w:rsid w:val="00930FCA"/>
    <w:rsid w:val="00931B9A"/>
    <w:rsid w:val="00931FBB"/>
    <w:rsid w:val="00933EDD"/>
    <w:rsid w:val="009358B7"/>
    <w:rsid w:val="00935D18"/>
    <w:rsid w:val="00937708"/>
    <w:rsid w:val="009379BE"/>
    <w:rsid w:val="00937BDE"/>
    <w:rsid w:val="00941212"/>
    <w:rsid w:val="009427CA"/>
    <w:rsid w:val="00942AE3"/>
    <w:rsid w:val="00945C3D"/>
    <w:rsid w:val="00950AF1"/>
    <w:rsid w:val="00950BF7"/>
    <w:rsid w:val="009517E5"/>
    <w:rsid w:val="00951BAF"/>
    <w:rsid w:val="00951CB6"/>
    <w:rsid w:val="00952868"/>
    <w:rsid w:val="009530B9"/>
    <w:rsid w:val="00953343"/>
    <w:rsid w:val="0095389D"/>
    <w:rsid w:val="00953FC6"/>
    <w:rsid w:val="00955891"/>
    <w:rsid w:val="009600C0"/>
    <w:rsid w:val="00960F38"/>
    <w:rsid w:val="00962A10"/>
    <w:rsid w:val="00962A74"/>
    <w:rsid w:val="00963492"/>
    <w:rsid w:val="00963678"/>
    <w:rsid w:val="00963C55"/>
    <w:rsid w:val="009649A9"/>
    <w:rsid w:val="00965782"/>
    <w:rsid w:val="0096791D"/>
    <w:rsid w:val="0097032B"/>
    <w:rsid w:val="00970E01"/>
    <w:rsid w:val="0097638C"/>
    <w:rsid w:val="009771F0"/>
    <w:rsid w:val="00980F54"/>
    <w:rsid w:val="00981DC7"/>
    <w:rsid w:val="0098283C"/>
    <w:rsid w:val="00982968"/>
    <w:rsid w:val="00982D7B"/>
    <w:rsid w:val="0098412C"/>
    <w:rsid w:val="00985AA1"/>
    <w:rsid w:val="009860DE"/>
    <w:rsid w:val="009862D6"/>
    <w:rsid w:val="00986B65"/>
    <w:rsid w:val="009878B8"/>
    <w:rsid w:val="0099035C"/>
    <w:rsid w:val="0099067A"/>
    <w:rsid w:val="009910A0"/>
    <w:rsid w:val="00991DE9"/>
    <w:rsid w:val="009922C8"/>
    <w:rsid w:val="00992848"/>
    <w:rsid w:val="00992D83"/>
    <w:rsid w:val="009936BB"/>
    <w:rsid w:val="009943EB"/>
    <w:rsid w:val="0099443A"/>
    <w:rsid w:val="009957AE"/>
    <w:rsid w:val="00996253"/>
    <w:rsid w:val="00996DC7"/>
    <w:rsid w:val="00997A69"/>
    <w:rsid w:val="00997AD8"/>
    <w:rsid w:val="009A066B"/>
    <w:rsid w:val="009A0CCE"/>
    <w:rsid w:val="009A2544"/>
    <w:rsid w:val="009A3A8C"/>
    <w:rsid w:val="009A5BE1"/>
    <w:rsid w:val="009A71C9"/>
    <w:rsid w:val="009A7432"/>
    <w:rsid w:val="009B0BAF"/>
    <w:rsid w:val="009B228C"/>
    <w:rsid w:val="009B2DF8"/>
    <w:rsid w:val="009B340B"/>
    <w:rsid w:val="009B4D62"/>
    <w:rsid w:val="009B6155"/>
    <w:rsid w:val="009B63E3"/>
    <w:rsid w:val="009B66C6"/>
    <w:rsid w:val="009B7AC4"/>
    <w:rsid w:val="009B7B15"/>
    <w:rsid w:val="009B7DCC"/>
    <w:rsid w:val="009C006A"/>
    <w:rsid w:val="009C39A0"/>
    <w:rsid w:val="009C4288"/>
    <w:rsid w:val="009D04D4"/>
    <w:rsid w:val="009D0719"/>
    <w:rsid w:val="009D1236"/>
    <w:rsid w:val="009D1B40"/>
    <w:rsid w:val="009D34F3"/>
    <w:rsid w:val="009D37A4"/>
    <w:rsid w:val="009D3D00"/>
    <w:rsid w:val="009D4B02"/>
    <w:rsid w:val="009D585E"/>
    <w:rsid w:val="009D778B"/>
    <w:rsid w:val="009E0158"/>
    <w:rsid w:val="009E0AA3"/>
    <w:rsid w:val="009E0CCA"/>
    <w:rsid w:val="009E0EA4"/>
    <w:rsid w:val="009E222E"/>
    <w:rsid w:val="009E27B4"/>
    <w:rsid w:val="009E29CB"/>
    <w:rsid w:val="009E3416"/>
    <w:rsid w:val="009E3601"/>
    <w:rsid w:val="009E3A99"/>
    <w:rsid w:val="009E3DBB"/>
    <w:rsid w:val="009E435E"/>
    <w:rsid w:val="009E74C3"/>
    <w:rsid w:val="009E7C39"/>
    <w:rsid w:val="009F0396"/>
    <w:rsid w:val="009F0637"/>
    <w:rsid w:val="009F0BCC"/>
    <w:rsid w:val="009F1C94"/>
    <w:rsid w:val="009F2438"/>
    <w:rsid w:val="009F2F8D"/>
    <w:rsid w:val="009F559A"/>
    <w:rsid w:val="009F61BF"/>
    <w:rsid w:val="009F6D47"/>
    <w:rsid w:val="009F7AA7"/>
    <w:rsid w:val="009F7B12"/>
    <w:rsid w:val="00A047F7"/>
    <w:rsid w:val="00A05143"/>
    <w:rsid w:val="00A07744"/>
    <w:rsid w:val="00A112D1"/>
    <w:rsid w:val="00A12BE1"/>
    <w:rsid w:val="00A13CE4"/>
    <w:rsid w:val="00A140A6"/>
    <w:rsid w:val="00A14283"/>
    <w:rsid w:val="00A14506"/>
    <w:rsid w:val="00A14679"/>
    <w:rsid w:val="00A14CE6"/>
    <w:rsid w:val="00A15A9B"/>
    <w:rsid w:val="00A160E4"/>
    <w:rsid w:val="00A1729B"/>
    <w:rsid w:val="00A1733F"/>
    <w:rsid w:val="00A20216"/>
    <w:rsid w:val="00A21011"/>
    <w:rsid w:val="00A228C3"/>
    <w:rsid w:val="00A22FD6"/>
    <w:rsid w:val="00A242D0"/>
    <w:rsid w:val="00A25822"/>
    <w:rsid w:val="00A25EF4"/>
    <w:rsid w:val="00A277E6"/>
    <w:rsid w:val="00A27A2A"/>
    <w:rsid w:val="00A27B91"/>
    <w:rsid w:val="00A309BE"/>
    <w:rsid w:val="00A30C67"/>
    <w:rsid w:val="00A31DEE"/>
    <w:rsid w:val="00A32B17"/>
    <w:rsid w:val="00A32F81"/>
    <w:rsid w:val="00A33355"/>
    <w:rsid w:val="00A33BA1"/>
    <w:rsid w:val="00A347E1"/>
    <w:rsid w:val="00A34818"/>
    <w:rsid w:val="00A35001"/>
    <w:rsid w:val="00A35D6C"/>
    <w:rsid w:val="00A35E78"/>
    <w:rsid w:val="00A36153"/>
    <w:rsid w:val="00A36DC9"/>
    <w:rsid w:val="00A37A62"/>
    <w:rsid w:val="00A37C59"/>
    <w:rsid w:val="00A401DD"/>
    <w:rsid w:val="00A41911"/>
    <w:rsid w:val="00A419E6"/>
    <w:rsid w:val="00A41D22"/>
    <w:rsid w:val="00A41D53"/>
    <w:rsid w:val="00A42485"/>
    <w:rsid w:val="00A42BDD"/>
    <w:rsid w:val="00A43EA8"/>
    <w:rsid w:val="00A44250"/>
    <w:rsid w:val="00A44744"/>
    <w:rsid w:val="00A447FA"/>
    <w:rsid w:val="00A457C5"/>
    <w:rsid w:val="00A4680B"/>
    <w:rsid w:val="00A46979"/>
    <w:rsid w:val="00A46C74"/>
    <w:rsid w:val="00A4725A"/>
    <w:rsid w:val="00A47C1A"/>
    <w:rsid w:val="00A5117D"/>
    <w:rsid w:val="00A52A0C"/>
    <w:rsid w:val="00A530E6"/>
    <w:rsid w:val="00A531D7"/>
    <w:rsid w:val="00A54AB5"/>
    <w:rsid w:val="00A552EA"/>
    <w:rsid w:val="00A55CC9"/>
    <w:rsid w:val="00A55CFD"/>
    <w:rsid w:val="00A561CE"/>
    <w:rsid w:val="00A56433"/>
    <w:rsid w:val="00A56513"/>
    <w:rsid w:val="00A56D53"/>
    <w:rsid w:val="00A60020"/>
    <w:rsid w:val="00A6143A"/>
    <w:rsid w:val="00A61C04"/>
    <w:rsid w:val="00A62973"/>
    <w:rsid w:val="00A62C8A"/>
    <w:rsid w:val="00A631CF"/>
    <w:rsid w:val="00A6471D"/>
    <w:rsid w:val="00A65FE2"/>
    <w:rsid w:val="00A660E2"/>
    <w:rsid w:val="00A672B9"/>
    <w:rsid w:val="00A67566"/>
    <w:rsid w:val="00A706B4"/>
    <w:rsid w:val="00A70B4B"/>
    <w:rsid w:val="00A718FF"/>
    <w:rsid w:val="00A724D4"/>
    <w:rsid w:val="00A7288E"/>
    <w:rsid w:val="00A72AA6"/>
    <w:rsid w:val="00A72DB8"/>
    <w:rsid w:val="00A73120"/>
    <w:rsid w:val="00A73E94"/>
    <w:rsid w:val="00A756F3"/>
    <w:rsid w:val="00A759DB"/>
    <w:rsid w:val="00A75A55"/>
    <w:rsid w:val="00A76109"/>
    <w:rsid w:val="00A76AD3"/>
    <w:rsid w:val="00A77325"/>
    <w:rsid w:val="00A77868"/>
    <w:rsid w:val="00A77B2A"/>
    <w:rsid w:val="00A77D5B"/>
    <w:rsid w:val="00A802B0"/>
    <w:rsid w:val="00A813C8"/>
    <w:rsid w:val="00A83DE1"/>
    <w:rsid w:val="00A84057"/>
    <w:rsid w:val="00A84917"/>
    <w:rsid w:val="00A84978"/>
    <w:rsid w:val="00A84DC1"/>
    <w:rsid w:val="00A8581A"/>
    <w:rsid w:val="00A860D6"/>
    <w:rsid w:val="00A865BF"/>
    <w:rsid w:val="00A86717"/>
    <w:rsid w:val="00A8680E"/>
    <w:rsid w:val="00A87106"/>
    <w:rsid w:val="00A87225"/>
    <w:rsid w:val="00A87FB5"/>
    <w:rsid w:val="00A902DC"/>
    <w:rsid w:val="00A90DDD"/>
    <w:rsid w:val="00A92279"/>
    <w:rsid w:val="00A92DD7"/>
    <w:rsid w:val="00A93442"/>
    <w:rsid w:val="00A93879"/>
    <w:rsid w:val="00A94084"/>
    <w:rsid w:val="00A9437F"/>
    <w:rsid w:val="00A94B85"/>
    <w:rsid w:val="00A95E40"/>
    <w:rsid w:val="00A96B7D"/>
    <w:rsid w:val="00AA025A"/>
    <w:rsid w:val="00AA165F"/>
    <w:rsid w:val="00AA3B90"/>
    <w:rsid w:val="00AA4A85"/>
    <w:rsid w:val="00AA67D2"/>
    <w:rsid w:val="00AB0CA4"/>
    <w:rsid w:val="00AB2DED"/>
    <w:rsid w:val="00AB3114"/>
    <w:rsid w:val="00AB3BBD"/>
    <w:rsid w:val="00AB764B"/>
    <w:rsid w:val="00AC0237"/>
    <w:rsid w:val="00AC12A7"/>
    <w:rsid w:val="00AC1A4E"/>
    <w:rsid w:val="00AC3215"/>
    <w:rsid w:val="00AC349B"/>
    <w:rsid w:val="00AC5630"/>
    <w:rsid w:val="00AC700E"/>
    <w:rsid w:val="00AC784F"/>
    <w:rsid w:val="00AC7E2C"/>
    <w:rsid w:val="00AD067A"/>
    <w:rsid w:val="00AD0693"/>
    <w:rsid w:val="00AD086B"/>
    <w:rsid w:val="00AD167D"/>
    <w:rsid w:val="00AD25A9"/>
    <w:rsid w:val="00AD2AA7"/>
    <w:rsid w:val="00AE05AC"/>
    <w:rsid w:val="00AE15E7"/>
    <w:rsid w:val="00AE2802"/>
    <w:rsid w:val="00AE333B"/>
    <w:rsid w:val="00AE34B7"/>
    <w:rsid w:val="00AE3C38"/>
    <w:rsid w:val="00AE4111"/>
    <w:rsid w:val="00AE4444"/>
    <w:rsid w:val="00AE45C2"/>
    <w:rsid w:val="00AE498D"/>
    <w:rsid w:val="00AE7626"/>
    <w:rsid w:val="00AF0758"/>
    <w:rsid w:val="00AF1A69"/>
    <w:rsid w:val="00AF1D5B"/>
    <w:rsid w:val="00AF5D6B"/>
    <w:rsid w:val="00AF696A"/>
    <w:rsid w:val="00B004DF"/>
    <w:rsid w:val="00B00D37"/>
    <w:rsid w:val="00B00FEC"/>
    <w:rsid w:val="00B0383C"/>
    <w:rsid w:val="00B0406C"/>
    <w:rsid w:val="00B040D7"/>
    <w:rsid w:val="00B040F4"/>
    <w:rsid w:val="00B05A88"/>
    <w:rsid w:val="00B05E82"/>
    <w:rsid w:val="00B0680B"/>
    <w:rsid w:val="00B075DA"/>
    <w:rsid w:val="00B108B5"/>
    <w:rsid w:val="00B116B0"/>
    <w:rsid w:val="00B1178A"/>
    <w:rsid w:val="00B11CB2"/>
    <w:rsid w:val="00B127BD"/>
    <w:rsid w:val="00B13730"/>
    <w:rsid w:val="00B13AD4"/>
    <w:rsid w:val="00B17CA7"/>
    <w:rsid w:val="00B20704"/>
    <w:rsid w:val="00B20D41"/>
    <w:rsid w:val="00B2134D"/>
    <w:rsid w:val="00B218C5"/>
    <w:rsid w:val="00B22C0F"/>
    <w:rsid w:val="00B23316"/>
    <w:rsid w:val="00B2659B"/>
    <w:rsid w:val="00B266A2"/>
    <w:rsid w:val="00B27A73"/>
    <w:rsid w:val="00B30DA3"/>
    <w:rsid w:val="00B33BF9"/>
    <w:rsid w:val="00B33C0D"/>
    <w:rsid w:val="00B34054"/>
    <w:rsid w:val="00B371F2"/>
    <w:rsid w:val="00B374CC"/>
    <w:rsid w:val="00B3779E"/>
    <w:rsid w:val="00B37D7D"/>
    <w:rsid w:val="00B40C75"/>
    <w:rsid w:val="00B42107"/>
    <w:rsid w:val="00B43ACB"/>
    <w:rsid w:val="00B4472C"/>
    <w:rsid w:val="00B45170"/>
    <w:rsid w:val="00B47724"/>
    <w:rsid w:val="00B5003C"/>
    <w:rsid w:val="00B50083"/>
    <w:rsid w:val="00B511E7"/>
    <w:rsid w:val="00B53FDF"/>
    <w:rsid w:val="00B54B8F"/>
    <w:rsid w:val="00B55A76"/>
    <w:rsid w:val="00B55F0B"/>
    <w:rsid w:val="00B57220"/>
    <w:rsid w:val="00B600DB"/>
    <w:rsid w:val="00B60DE2"/>
    <w:rsid w:val="00B61A03"/>
    <w:rsid w:val="00B62155"/>
    <w:rsid w:val="00B62881"/>
    <w:rsid w:val="00B6404F"/>
    <w:rsid w:val="00B64066"/>
    <w:rsid w:val="00B64514"/>
    <w:rsid w:val="00B64ED7"/>
    <w:rsid w:val="00B66E26"/>
    <w:rsid w:val="00B703CF"/>
    <w:rsid w:val="00B70A3E"/>
    <w:rsid w:val="00B70F33"/>
    <w:rsid w:val="00B72DB2"/>
    <w:rsid w:val="00B72DC1"/>
    <w:rsid w:val="00B73FC5"/>
    <w:rsid w:val="00B7668A"/>
    <w:rsid w:val="00B76D84"/>
    <w:rsid w:val="00B7770A"/>
    <w:rsid w:val="00B80046"/>
    <w:rsid w:val="00B80470"/>
    <w:rsid w:val="00B8113A"/>
    <w:rsid w:val="00B811AB"/>
    <w:rsid w:val="00B819BC"/>
    <w:rsid w:val="00B8273F"/>
    <w:rsid w:val="00B82CE3"/>
    <w:rsid w:val="00B83831"/>
    <w:rsid w:val="00B85378"/>
    <w:rsid w:val="00B854FB"/>
    <w:rsid w:val="00B8589A"/>
    <w:rsid w:val="00B86661"/>
    <w:rsid w:val="00B90AAF"/>
    <w:rsid w:val="00B9300E"/>
    <w:rsid w:val="00B93BAF"/>
    <w:rsid w:val="00B93F85"/>
    <w:rsid w:val="00B94203"/>
    <w:rsid w:val="00B94D5F"/>
    <w:rsid w:val="00B94DC8"/>
    <w:rsid w:val="00B963B9"/>
    <w:rsid w:val="00B96542"/>
    <w:rsid w:val="00B9735B"/>
    <w:rsid w:val="00B979D1"/>
    <w:rsid w:val="00BA109A"/>
    <w:rsid w:val="00BA1748"/>
    <w:rsid w:val="00BA1B0A"/>
    <w:rsid w:val="00BA1B78"/>
    <w:rsid w:val="00BA2068"/>
    <w:rsid w:val="00BA37F1"/>
    <w:rsid w:val="00BA3D91"/>
    <w:rsid w:val="00BA5BAF"/>
    <w:rsid w:val="00BA723E"/>
    <w:rsid w:val="00BA7340"/>
    <w:rsid w:val="00BB0274"/>
    <w:rsid w:val="00BB0A83"/>
    <w:rsid w:val="00BB2691"/>
    <w:rsid w:val="00BB28C6"/>
    <w:rsid w:val="00BB348C"/>
    <w:rsid w:val="00BB3938"/>
    <w:rsid w:val="00BB3C80"/>
    <w:rsid w:val="00BB4047"/>
    <w:rsid w:val="00BB40A5"/>
    <w:rsid w:val="00BB41CF"/>
    <w:rsid w:val="00BB5060"/>
    <w:rsid w:val="00BB5BF7"/>
    <w:rsid w:val="00BB6355"/>
    <w:rsid w:val="00BC03ED"/>
    <w:rsid w:val="00BC0EF7"/>
    <w:rsid w:val="00BC1057"/>
    <w:rsid w:val="00BC21B6"/>
    <w:rsid w:val="00BC4487"/>
    <w:rsid w:val="00BC4EC3"/>
    <w:rsid w:val="00BC5ECC"/>
    <w:rsid w:val="00BD022A"/>
    <w:rsid w:val="00BD2777"/>
    <w:rsid w:val="00BD4818"/>
    <w:rsid w:val="00BD6EF3"/>
    <w:rsid w:val="00BD71CD"/>
    <w:rsid w:val="00BD7663"/>
    <w:rsid w:val="00BE04E4"/>
    <w:rsid w:val="00BE11B7"/>
    <w:rsid w:val="00BE1EEF"/>
    <w:rsid w:val="00BE2EAE"/>
    <w:rsid w:val="00BE3464"/>
    <w:rsid w:val="00BE3799"/>
    <w:rsid w:val="00BE3DD2"/>
    <w:rsid w:val="00BE427E"/>
    <w:rsid w:val="00BE4913"/>
    <w:rsid w:val="00BE491B"/>
    <w:rsid w:val="00BE4B07"/>
    <w:rsid w:val="00BE52E2"/>
    <w:rsid w:val="00BE65EB"/>
    <w:rsid w:val="00BE669B"/>
    <w:rsid w:val="00BE7513"/>
    <w:rsid w:val="00BE7E6B"/>
    <w:rsid w:val="00BF07B9"/>
    <w:rsid w:val="00BF2B9D"/>
    <w:rsid w:val="00BF3F75"/>
    <w:rsid w:val="00BF5C3A"/>
    <w:rsid w:val="00BF6DA2"/>
    <w:rsid w:val="00BF7AE8"/>
    <w:rsid w:val="00BF7D56"/>
    <w:rsid w:val="00C00FCA"/>
    <w:rsid w:val="00C01783"/>
    <w:rsid w:val="00C01915"/>
    <w:rsid w:val="00C01CEA"/>
    <w:rsid w:val="00C01E34"/>
    <w:rsid w:val="00C0284B"/>
    <w:rsid w:val="00C0387D"/>
    <w:rsid w:val="00C0415F"/>
    <w:rsid w:val="00C05157"/>
    <w:rsid w:val="00C0662B"/>
    <w:rsid w:val="00C069FD"/>
    <w:rsid w:val="00C06D6E"/>
    <w:rsid w:val="00C06FD3"/>
    <w:rsid w:val="00C073DB"/>
    <w:rsid w:val="00C079A2"/>
    <w:rsid w:val="00C079D1"/>
    <w:rsid w:val="00C07DC0"/>
    <w:rsid w:val="00C10B67"/>
    <w:rsid w:val="00C10F31"/>
    <w:rsid w:val="00C11C7B"/>
    <w:rsid w:val="00C13138"/>
    <w:rsid w:val="00C13F31"/>
    <w:rsid w:val="00C160D0"/>
    <w:rsid w:val="00C164EC"/>
    <w:rsid w:val="00C16873"/>
    <w:rsid w:val="00C16E63"/>
    <w:rsid w:val="00C175C9"/>
    <w:rsid w:val="00C17EE9"/>
    <w:rsid w:val="00C209B0"/>
    <w:rsid w:val="00C20FE3"/>
    <w:rsid w:val="00C21A43"/>
    <w:rsid w:val="00C21C70"/>
    <w:rsid w:val="00C22070"/>
    <w:rsid w:val="00C22C0E"/>
    <w:rsid w:val="00C234F8"/>
    <w:rsid w:val="00C25DA6"/>
    <w:rsid w:val="00C268A1"/>
    <w:rsid w:val="00C26952"/>
    <w:rsid w:val="00C3190A"/>
    <w:rsid w:val="00C31FBE"/>
    <w:rsid w:val="00C3219D"/>
    <w:rsid w:val="00C323FC"/>
    <w:rsid w:val="00C3579C"/>
    <w:rsid w:val="00C35885"/>
    <w:rsid w:val="00C36171"/>
    <w:rsid w:val="00C36508"/>
    <w:rsid w:val="00C36A58"/>
    <w:rsid w:val="00C371E0"/>
    <w:rsid w:val="00C3777A"/>
    <w:rsid w:val="00C37C99"/>
    <w:rsid w:val="00C40544"/>
    <w:rsid w:val="00C41275"/>
    <w:rsid w:val="00C4194F"/>
    <w:rsid w:val="00C41951"/>
    <w:rsid w:val="00C43891"/>
    <w:rsid w:val="00C46240"/>
    <w:rsid w:val="00C46736"/>
    <w:rsid w:val="00C46D17"/>
    <w:rsid w:val="00C47505"/>
    <w:rsid w:val="00C50A4E"/>
    <w:rsid w:val="00C5165C"/>
    <w:rsid w:val="00C5255E"/>
    <w:rsid w:val="00C532D1"/>
    <w:rsid w:val="00C53F2D"/>
    <w:rsid w:val="00C53FBF"/>
    <w:rsid w:val="00C544CC"/>
    <w:rsid w:val="00C554F5"/>
    <w:rsid w:val="00C55592"/>
    <w:rsid w:val="00C567D4"/>
    <w:rsid w:val="00C570A4"/>
    <w:rsid w:val="00C57564"/>
    <w:rsid w:val="00C606C5"/>
    <w:rsid w:val="00C60DBB"/>
    <w:rsid w:val="00C625DB"/>
    <w:rsid w:val="00C637DF"/>
    <w:rsid w:val="00C65030"/>
    <w:rsid w:val="00C65D70"/>
    <w:rsid w:val="00C65E91"/>
    <w:rsid w:val="00C67C45"/>
    <w:rsid w:val="00C700AB"/>
    <w:rsid w:val="00C70157"/>
    <w:rsid w:val="00C70A48"/>
    <w:rsid w:val="00C70CB2"/>
    <w:rsid w:val="00C71448"/>
    <w:rsid w:val="00C71A6C"/>
    <w:rsid w:val="00C7282B"/>
    <w:rsid w:val="00C75B26"/>
    <w:rsid w:val="00C80E1A"/>
    <w:rsid w:val="00C81518"/>
    <w:rsid w:val="00C81815"/>
    <w:rsid w:val="00C81DB6"/>
    <w:rsid w:val="00C81FBA"/>
    <w:rsid w:val="00C82F73"/>
    <w:rsid w:val="00C8333D"/>
    <w:rsid w:val="00C83A38"/>
    <w:rsid w:val="00C83D37"/>
    <w:rsid w:val="00C84029"/>
    <w:rsid w:val="00C84DAE"/>
    <w:rsid w:val="00C84EC3"/>
    <w:rsid w:val="00C87B0E"/>
    <w:rsid w:val="00C9082F"/>
    <w:rsid w:val="00C90A60"/>
    <w:rsid w:val="00C90C70"/>
    <w:rsid w:val="00C90F5E"/>
    <w:rsid w:val="00C92DAB"/>
    <w:rsid w:val="00C92FEE"/>
    <w:rsid w:val="00C9530F"/>
    <w:rsid w:val="00C959E0"/>
    <w:rsid w:val="00C95AD3"/>
    <w:rsid w:val="00C97137"/>
    <w:rsid w:val="00C97484"/>
    <w:rsid w:val="00CA0B95"/>
    <w:rsid w:val="00CA1344"/>
    <w:rsid w:val="00CA2213"/>
    <w:rsid w:val="00CA2A6E"/>
    <w:rsid w:val="00CA2D79"/>
    <w:rsid w:val="00CA33A4"/>
    <w:rsid w:val="00CA5A61"/>
    <w:rsid w:val="00CA675B"/>
    <w:rsid w:val="00CA7327"/>
    <w:rsid w:val="00CB1885"/>
    <w:rsid w:val="00CB3C8B"/>
    <w:rsid w:val="00CB427A"/>
    <w:rsid w:val="00CB4759"/>
    <w:rsid w:val="00CB51B4"/>
    <w:rsid w:val="00CB5CD6"/>
    <w:rsid w:val="00CB68FB"/>
    <w:rsid w:val="00CC0384"/>
    <w:rsid w:val="00CC0580"/>
    <w:rsid w:val="00CC0A93"/>
    <w:rsid w:val="00CC1BB5"/>
    <w:rsid w:val="00CC1EA1"/>
    <w:rsid w:val="00CC28FF"/>
    <w:rsid w:val="00CC3683"/>
    <w:rsid w:val="00CC3883"/>
    <w:rsid w:val="00CC4F90"/>
    <w:rsid w:val="00CC518E"/>
    <w:rsid w:val="00CC6B57"/>
    <w:rsid w:val="00CC7DB0"/>
    <w:rsid w:val="00CD0DC5"/>
    <w:rsid w:val="00CD11E5"/>
    <w:rsid w:val="00CD39E0"/>
    <w:rsid w:val="00CD3D6B"/>
    <w:rsid w:val="00CD3E75"/>
    <w:rsid w:val="00CD69FA"/>
    <w:rsid w:val="00CD6A03"/>
    <w:rsid w:val="00CD6B22"/>
    <w:rsid w:val="00CD71FD"/>
    <w:rsid w:val="00CD7B6B"/>
    <w:rsid w:val="00CD7E80"/>
    <w:rsid w:val="00CE11D5"/>
    <w:rsid w:val="00CE1646"/>
    <w:rsid w:val="00CE1665"/>
    <w:rsid w:val="00CE1D11"/>
    <w:rsid w:val="00CE1D96"/>
    <w:rsid w:val="00CE1E1A"/>
    <w:rsid w:val="00CE1FAB"/>
    <w:rsid w:val="00CE2805"/>
    <w:rsid w:val="00CE4559"/>
    <w:rsid w:val="00CE4B02"/>
    <w:rsid w:val="00CE4D0C"/>
    <w:rsid w:val="00CE6C34"/>
    <w:rsid w:val="00CE7182"/>
    <w:rsid w:val="00CE7731"/>
    <w:rsid w:val="00CF1CAF"/>
    <w:rsid w:val="00CF2AAF"/>
    <w:rsid w:val="00CF30F7"/>
    <w:rsid w:val="00CF354D"/>
    <w:rsid w:val="00CF4514"/>
    <w:rsid w:val="00CF519B"/>
    <w:rsid w:val="00CF56C3"/>
    <w:rsid w:val="00CF5B74"/>
    <w:rsid w:val="00CF5D81"/>
    <w:rsid w:val="00CF6591"/>
    <w:rsid w:val="00CF7488"/>
    <w:rsid w:val="00D002E5"/>
    <w:rsid w:val="00D01EAD"/>
    <w:rsid w:val="00D0247F"/>
    <w:rsid w:val="00D02890"/>
    <w:rsid w:val="00D02BC4"/>
    <w:rsid w:val="00D02E7B"/>
    <w:rsid w:val="00D03B07"/>
    <w:rsid w:val="00D04247"/>
    <w:rsid w:val="00D04A72"/>
    <w:rsid w:val="00D05AF0"/>
    <w:rsid w:val="00D05BFE"/>
    <w:rsid w:val="00D0796D"/>
    <w:rsid w:val="00D100B3"/>
    <w:rsid w:val="00D1042D"/>
    <w:rsid w:val="00D10F79"/>
    <w:rsid w:val="00D1120F"/>
    <w:rsid w:val="00D115D9"/>
    <w:rsid w:val="00D12338"/>
    <w:rsid w:val="00D12991"/>
    <w:rsid w:val="00D12E01"/>
    <w:rsid w:val="00D141D9"/>
    <w:rsid w:val="00D14626"/>
    <w:rsid w:val="00D146E3"/>
    <w:rsid w:val="00D149AD"/>
    <w:rsid w:val="00D14D28"/>
    <w:rsid w:val="00D155F1"/>
    <w:rsid w:val="00D17440"/>
    <w:rsid w:val="00D204A7"/>
    <w:rsid w:val="00D20771"/>
    <w:rsid w:val="00D21325"/>
    <w:rsid w:val="00D21B3D"/>
    <w:rsid w:val="00D23651"/>
    <w:rsid w:val="00D240A6"/>
    <w:rsid w:val="00D259DB"/>
    <w:rsid w:val="00D25AD9"/>
    <w:rsid w:val="00D26374"/>
    <w:rsid w:val="00D26CA8"/>
    <w:rsid w:val="00D26DDE"/>
    <w:rsid w:val="00D279DB"/>
    <w:rsid w:val="00D27C05"/>
    <w:rsid w:val="00D312B2"/>
    <w:rsid w:val="00D3299B"/>
    <w:rsid w:val="00D333C8"/>
    <w:rsid w:val="00D335ED"/>
    <w:rsid w:val="00D33B06"/>
    <w:rsid w:val="00D343EA"/>
    <w:rsid w:val="00D34ADD"/>
    <w:rsid w:val="00D350F3"/>
    <w:rsid w:val="00D3599A"/>
    <w:rsid w:val="00D4012C"/>
    <w:rsid w:val="00D43394"/>
    <w:rsid w:val="00D4552B"/>
    <w:rsid w:val="00D46467"/>
    <w:rsid w:val="00D47280"/>
    <w:rsid w:val="00D47D12"/>
    <w:rsid w:val="00D5079B"/>
    <w:rsid w:val="00D5165C"/>
    <w:rsid w:val="00D52EBD"/>
    <w:rsid w:val="00D533D9"/>
    <w:rsid w:val="00D540D3"/>
    <w:rsid w:val="00D546FC"/>
    <w:rsid w:val="00D54D89"/>
    <w:rsid w:val="00D54D9D"/>
    <w:rsid w:val="00D5536E"/>
    <w:rsid w:val="00D55414"/>
    <w:rsid w:val="00D5717A"/>
    <w:rsid w:val="00D57D37"/>
    <w:rsid w:val="00D57E1E"/>
    <w:rsid w:val="00D60208"/>
    <w:rsid w:val="00D62DAD"/>
    <w:rsid w:val="00D67846"/>
    <w:rsid w:val="00D709C6"/>
    <w:rsid w:val="00D73676"/>
    <w:rsid w:val="00D7498D"/>
    <w:rsid w:val="00D75BA7"/>
    <w:rsid w:val="00D7611D"/>
    <w:rsid w:val="00D7764E"/>
    <w:rsid w:val="00D77791"/>
    <w:rsid w:val="00D815BD"/>
    <w:rsid w:val="00D81D82"/>
    <w:rsid w:val="00D8311F"/>
    <w:rsid w:val="00D838EE"/>
    <w:rsid w:val="00D84EEC"/>
    <w:rsid w:val="00D861BD"/>
    <w:rsid w:val="00D874F4"/>
    <w:rsid w:val="00D87B91"/>
    <w:rsid w:val="00D92A70"/>
    <w:rsid w:val="00D93088"/>
    <w:rsid w:val="00D9328D"/>
    <w:rsid w:val="00D932DF"/>
    <w:rsid w:val="00D9429E"/>
    <w:rsid w:val="00D94409"/>
    <w:rsid w:val="00D94651"/>
    <w:rsid w:val="00D95009"/>
    <w:rsid w:val="00D95B5C"/>
    <w:rsid w:val="00D960D3"/>
    <w:rsid w:val="00D96B0C"/>
    <w:rsid w:val="00DA06EF"/>
    <w:rsid w:val="00DA093B"/>
    <w:rsid w:val="00DA1BA1"/>
    <w:rsid w:val="00DA24E1"/>
    <w:rsid w:val="00DA3DD6"/>
    <w:rsid w:val="00DA41C4"/>
    <w:rsid w:val="00DA69F0"/>
    <w:rsid w:val="00DA7069"/>
    <w:rsid w:val="00DB0061"/>
    <w:rsid w:val="00DB20CA"/>
    <w:rsid w:val="00DB26C8"/>
    <w:rsid w:val="00DB2B48"/>
    <w:rsid w:val="00DB38F4"/>
    <w:rsid w:val="00DB410A"/>
    <w:rsid w:val="00DB4351"/>
    <w:rsid w:val="00DB474B"/>
    <w:rsid w:val="00DB5384"/>
    <w:rsid w:val="00DB5A5E"/>
    <w:rsid w:val="00DB6006"/>
    <w:rsid w:val="00DB606F"/>
    <w:rsid w:val="00DB6454"/>
    <w:rsid w:val="00DB663A"/>
    <w:rsid w:val="00DB691F"/>
    <w:rsid w:val="00DB751B"/>
    <w:rsid w:val="00DB791C"/>
    <w:rsid w:val="00DC0CC2"/>
    <w:rsid w:val="00DC10AF"/>
    <w:rsid w:val="00DC1171"/>
    <w:rsid w:val="00DC17F3"/>
    <w:rsid w:val="00DC2B39"/>
    <w:rsid w:val="00DC307C"/>
    <w:rsid w:val="00DC4392"/>
    <w:rsid w:val="00DC472E"/>
    <w:rsid w:val="00DC4EF9"/>
    <w:rsid w:val="00DC52CC"/>
    <w:rsid w:val="00DC6FF1"/>
    <w:rsid w:val="00DD0AD7"/>
    <w:rsid w:val="00DD0C0C"/>
    <w:rsid w:val="00DD1958"/>
    <w:rsid w:val="00DD19B5"/>
    <w:rsid w:val="00DD3ADA"/>
    <w:rsid w:val="00DD51F8"/>
    <w:rsid w:val="00DD60DA"/>
    <w:rsid w:val="00DD6799"/>
    <w:rsid w:val="00DD71AE"/>
    <w:rsid w:val="00DE127D"/>
    <w:rsid w:val="00DE1B13"/>
    <w:rsid w:val="00DE233A"/>
    <w:rsid w:val="00DE30CC"/>
    <w:rsid w:val="00DE373F"/>
    <w:rsid w:val="00DE3EDB"/>
    <w:rsid w:val="00DE42C2"/>
    <w:rsid w:val="00DE5331"/>
    <w:rsid w:val="00DE5F10"/>
    <w:rsid w:val="00DE67B7"/>
    <w:rsid w:val="00DE6DF5"/>
    <w:rsid w:val="00DF043F"/>
    <w:rsid w:val="00DF0D70"/>
    <w:rsid w:val="00DF0EE3"/>
    <w:rsid w:val="00DF1A16"/>
    <w:rsid w:val="00DF2702"/>
    <w:rsid w:val="00DF273D"/>
    <w:rsid w:val="00DF339D"/>
    <w:rsid w:val="00DF44DF"/>
    <w:rsid w:val="00DF46E4"/>
    <w:rsid w:val="00DF5FD6"/>
    <w:rsid w:val="00DF6835"/>
    <w:rsid w:val="00DF68AB"/>
    <w:rsid w:val="00DF76DD"/>
    <w:rsid w:val="00E00758"/>
    <w:rsid w:val="00E010F2"/>
    <w:rsid w:val="00E0386F"/>
    <w:rsid w:val="00E054D3"/>
    <w:rsid w:val="00E071FC"/>
    <w:rsid w:val="00E101A4"/>
    <w:rsid w:val="00E103CA"/>
    <w:rsid w:val="00E12269"/>
    <w:rsid w:val="00E122FB"/>
    <w:rsid w:val="00E1273A"/>
    <w:rsid w:val="00E128CB"/>
    <w:rsid w:val="00E139F3"/>
    <w:rsid w:val="00E16F09"/>
    <w:rsid w:val="00E175DD"/>
    <w:rsid w:val="00E179F1"/>
    <w:rsid w:val="00E2022A"/>
    <w:rsid w:val="00E20937"/>
    <w:rsid w:val="00E20C25"/>
    <w:rsid w:val="00E21C53"/>
    <w:rsid w:val="00E22413"/>
    <w:rsid w:val="00E2290A"/>
    <w:rsid w:val="00E245BF"/>
    <w:rsid w:val="00E258FD"/>
    <w:rsid w:val="00E2594A"/>
    <w:rsid w:val="00E300CF"/>
    <w:rsid w:val="00E32190"/>
    <w:rsid w:val="00E3273C"/>
    <w:rsid w:val="00E332F3"/>
    <w:rsid w:val="00E335F8"/>
    <w:rsid w:val="00E33D37"/>
    <w:rsid w:val="00E34591"/>
    <w:rsid w:val="00E34CDC"/>
    <w:rsid w:val="00E36191"/>
    <w:rsid w:val="00E378A9"/>
    <w:rsid w:val="00E41110"/>
    <w:rsid w:val="00E4112B"/>
    <w:rsid w:val="00E44CF4"/>
    <w:rsid w:val="00E45116"/>
    <w:rsid w:val="00E45CAB"/>
    <w:rsid w:val="00E4615A"/>
    <w:rsid w:val="00E46AC4"/>
    <w:rsid w:val="00E473E1"/>
    <w:rsid w:val="00E47597"/>
    <w:rsid w:val="00E47A4F"/>
    <w:rsid w:val="00E519E6"/>
    <w:rsid w:val="00E52006"/>
    <w:rsid w:val="00E520D6"/>
    <w:rsid w:val="00E541B8"/>
    <w:rsid w:val="00E5471C"/>
    <w:rsid w:val="00E558EE"/>
    <w:rsid w:val="00E56329"/>
    <w:rsid w:val="00E574AA"/>
    <w:rsid w:val="00E62A11"/>
    <w:rsid w:val="00E62C68"/>
    <w:rsid w:val="00E62D13"/>
    <w:rsid w:val="00E63065"/>
    <w:rsid w:val="00E63DEA"/>
    <w:rsid w:val="00E64237"/>
    <w:rsid w:val="00E64E00"/>
    <w:rsid w:val="00E6503F"/>
    <w:rsid w:val="00E653C0"/>
    <w:rsid w:val="00E65936"/>
    <w:rsid w:val="00E6728A"/>
    <w:rsid w:val="00E6787E"/>
    <w:rsid w:val="00E7089F"/>
    <w:rsid w:val="00E70B2D"/>
    <w:rsid w:val="00E70F60"/>
    <w:rsid w:val="00E71606"/>
    <w:rsid w:val="00E72F49"/>
    <w:rsid w:val="00E74541"/>
    <w:rsid w:val="00E748BC"/>
    <w:rsid w:val="00E753B5"/>
    <w:rsid w:val="00E76CE7"/>
    <w:rsid w:val="00E76D2B"/>
    <w:rsid w:val="00E779A0"/>
    <w:rsid w:val="00E77C68"/>
    <w:rsid w:val="00E828F0"/>
    <w:rsid w:val="00E82EB1"/>
    <w:rsid w:val="00E84C1F"/>
    <w:rsid w:val="00E8575A"/>
    <w:rsid w:val="00E85AD7"/>
    <w:rsid w:val="00E85B83"/>
    <w:rsid w:val="00E85E75"/>
    <w:rsid w:val="00E85FB7"/>
    <w:rsid w:val="00E86460"/>
    <w:rsid w:val="00E86AE5"/>
    <w:rsid w:val="00E86CDE"/>
    <w:rsid w:val="00E87865"/>
    <w:rsid w:val="00E87ED8"/>
    <w:rsid w:val="00E91055"/>
    <w:rsid w:val="00E91130"/>
    <w:rsid w:val="00E93619"/>
    <w:rsid w:val="00E9445F"/>
    <w:rsid w:val="00E9494C"/>
    <w:rsid w:val="00E95861"/>
    <w:rsid w:val="00E95B07"/>
    <w:rsid w:val="00E96785"/>
    <w:rsid w:val="00E9756B"/>
    <w:rsid w:val="00EA0263"/>
    <w:rsid w:val="00EA172F"/>
    <w:rsid w:val="00EA1ED0"/>
    <w:rsid w:val="00EA23D5"/>
    <w:rsid w:val="00EA31B8"/>
    <w:rsid w:val="00EA436D"/>
    <w:rsid w:val="00EA55F1"/>
    <w:rsid w:val="00EA62B0"/>
    <w:rsid w:val="00EA6416"/>
    <w:rsid w:val="00EA7675"/>
    <w:rsid w:val="00EB082B"/>
    <w:rsid w:val="00EB0D78"/>
    <w:rsid w:val="00EB10E4"/>
    <w:rsid w:val="00EB29DA"/>
    <w:rsid w:val="00EB3CCD"/>
    <w:rsid w:val="00EB3EEB"/>
    <w:rsid w:val="00EB511A"/>
    <w:rsid w:val="00EB571E"/>
    <w:rsid w:val="00EB5C33"/>
    <w:rsid w:val="00EB5E1B"/>
    <w:rsid w:val="00EB62C6"/>
    <w:rsid w:val="00EC2F1D"/>
    <w:rsid w:val="00EC5E43"/>
    <w:rsid w:val="00EC62B5"/>
    <w:rsid w:val="00EC70DC"/>
    <w:rsid w:val="00EC797C"/>
    <w:rsid w:val="00ED019B"/>
    <w:rsid w:val="00ED06DC"/>
    <w:rsid w:val="00ED0E84"/>
    <w:rsid w:val="00ED1407"/>
    <w:rsid w:val="00ED15D7"/>
    <w:rsid w:val="00ED27A6"/>
    <w:rsid w:val="00ED29DE"/>
    <w:rsid w:val="00ED3B69"/>
    <w:rsid w:val="00ED3EDE"/>
    <w:rsid w:val="00ED50D6"/>
    <w:rsid w:val="00ED5E39"/>
    <w:rsid w:val="00ED5EDE"/>
    <w:rsid w:val="00ED674A"/>
    <w:rsid w:val="00ED7010"/>
    <w:rsid w:val="00ED79AB"/>
    <w:rsid w:val="00EE111C"/>
    <w:rsid w:val="00EE79C6"/>
    <w:rsid w:val="00EF1FE1"/>
    <w:rsid w:val="00EF20BE"/>
    <w:rsid w:val="00EF2941"/>
    <w:rsid w:val="00EF3BEA"/>
    <w:rsid w:val="00EF6132"/>
    <w:rsid w:val="00EF66FC"/>
    <w:rsid w:val="00EF6CF0"/>
    <w:rsid w:val="00F00C58"/>
    <w:rsid w:val="00F01867"/>
    <w:rsid w:val="00F03844"/>
    <w:rsid w:val="00F04C2F"/>
    <w:rsid w:val="00F05C08"/>
    <w:rsid w:val="00F06399"/>
    <w:rsid w:val="00F06B81"/>
    <w:rsid w:val="00F07773"/>
    <w:rsid w:val="00F07F22"/>
    <w:rsid w:val="00F10696"/>
    <w:rsid w:val="00F11FD6"/>
    <w:rsid w:val="00F126FB"/>
    <w:rsid w:val="00F12C49"/>
    <w:rsid w:val="00F13233"/>
    <w:rsid w:val="00F13481"/>
    <w:rsid w:val="00F14362"/>
    <w:rsid w:val="00F14724"/>
    <w:rsid w:val="00F16D93"/>
    <w:rsid w:val="00F174EC"/>
    <w:rsid w:val="00F178AE"/>
    <w:rsid w:val="00F20215"/>
    <w:rsid w:val="00F20405"/>
    <w:rsid w:val="00F20C5A"/>
    <w:rsid w:val="00F217DA"/>
    <w:rsid w:val="00F22742"/>
    <w:rsid w:val="00F245F2"/>
    <w:rsid w:val="00F2626C"/>
    <w:rsid w:val="00F26D85"/>
    <w:rsid w:val="00F308C4"/>
    <w:rsid w:val="00F309EF"/>
    <w:rsid w:val="00F3112A"/>
    <w:rsid w:val="00F3233F"/>
    <w:rsid w:val="00F33070"/>
    <w:rsid w:val="00F33414"/>
    <w:rsid w:val="00F33A89"/>
    <w:rsid w:val="00F3418B"/>
    <w:rsid w:val="00F344D0"/>
    <w:rsid w:val="00F3715C"/>
    <w:rsid w:val="00F3727E"/>
    <w:rsid w:val="00F3746A"/>
    <w:rsid w:val="00F376AC"/>
    <w:rsid w:val="00F376F9"/>
    <w:rsid w:val="00F37C30"/>
    <w:rsid w:val="00F421C2"/>
    <w:rsid w:val="00F429D3"/>
    <w:rsid w:val="00F42A0A"/>
    <w:rsid w:val="00F43DB4"/>
    <w:rsid w:val="00F43E3B"/>
    <w:rsid w:val="00F4422E"/>
    <w:rsid w:val="00F44BF0"/>
    <w:rsid w:val="00F45807"/>
    <w:rsid w:val="00F45B77"/>
    <w:rsid w:val="00F4779A"/>
    <w:rsid w:val="00F47BA4"/>
    <w:rsid w:val="00F50253"/>
    <w:rsid w:val="00F513F3"/>
    <w:rsid w:val="00F51514"/>
    <w:rsid w:val="00F51D79"/>
    <w:rsid w:val="00F5255D"/>
    <w:rsid w:val="00F558BA"/>
    <w:rsid w:val="00F56119"/>
    <w:rsid w:val="00F56145"/>
    <w:rsid w:val="00F5631D"/>
    <w:rsid w:val="00F570D5"/>
    <w:rsid w:val="00F571F6"/>
    <w:rsid w:val="00F5774E"/>
    <w:rsid w:val="00F62B73"/>
    <w:rsid w:val="00F63AA6"/>
    <w:rsid w:val="00F64436"/>
    <w:rsid w:val="00F64732"/>
    <w:rsid w:val="00F647B4"/>
    <w:rsid w:val="00F65142"/>
    <w:rsid w:val="00F652E5"/>
    <w:rsid w:val="00F65C4E"/>
    <w:rsid w:val="00F663E0"/>
    <w:rsid w:val="00F70361"/>
    <w:rsid w:val="00F72BDB"/>
    <w:rsid w:val="00F7348D"/>
    <w:rsid w:val="00F74388"/>
    <w:rsid w:val="00F74BAF"/>
    <w:rsid w:val="00F753E9"/>
    <w:rsid w:val="00F7614B"/>
    <w:rsid w:val="00F7646D"/>
    <w:rsid w:val="00F76633"/>
    <w:rsid w:val="00F76767"/>
    <w:rsid w:val="00F77270"/>
    <w:rsid w:val="00F815F4"/>
    <w:rsid w:val="00F81D01"/>
    <w:rsid w:val="00F8260C"/>
    <w:rsid w:val="00F8464C"/>
    <w:rsid w:val="00F84A8B"/>
    <w:rsid w:val="00F87B3C"/>
    <w:rsid w:val="00F90F48"/>
    <w:rsid w:val="00F92B35"/>
    <w:rsid w:val="00F94D78"/>
    <w:rsid w:val="00F957C4"/>
    <w:rsid w:val="00F96785"/>
    <w:rsid w:val="00F9709B"/>
    <w:rsid w:val="00F971B6"/>
    <w:rsid w:val="00F975B4"/>
    <w:rsid w:val="00FA00C2"/>
    <w:rsid w:val="00FA0188"/>
    <w:rsid w:val="00FA08A0"/>
    <w:rsid w:val="00FA28EC"/>
    <w:rsid w:val="00FA3030"/>
    <w:rsid w:val="00FA4232"/>
    <w:rsid w:val="00FA4BA8"/>
    <w:rsid w:val="00FA50AE"/>
    <w:rsid w:val="00FB018B"/>
    <w:rsid w:val="00FB0370"/>
    <w:rsid w:val="00FB1B20"/>
    <w:rsid w:val="00FB1F79"/>
    <w:rsid w:val="00FB3561"/>
    <w:rsid w:val="00FB36AC"/>
    <w:rsid w:val="00FB3B1F"/>
    <w:rsid w:val="00FB4DEC"/>
    <w:rsid w:val="00FB4EAD"/>
    <w:rsid w:val="00FB5AE5"/>
    <w:rsid w:val="00FB605F"/>
    <w:rsid w:val="00FB6C6A"/>
    <w:rsid w:val="00FB6D59"/>
    <w:rsid w:val="00FB72AC"/>
    <w:rsid w:val="00FB7320"/>
    <w:rsid w:val="00FB7F43"/>
    <w:rsid w:val="00FC050D"/>
    <w:rsid w:val="00FC0781"/>
    <w:rsid w:val="00FC0CFC"/>
    <w:rsid w:val="00FC1395"/>
    <w:rsid w:val="00FC1647"/>
    <w:rsid w:val="00FC3A14"/>
    <w:rsid w:val="00FC3D43"/>
    <w:rsid w:val="00FC3F7D"/>
    <w:rsid w:val="00FC4CF9"/>
    <w:rsid w:val="00FC6E1D"/>
    <w:rsid w:val="00FD0487"/>
    <w:rsid w:val="00FD0675"/>
    <w:rsid w:val="00FD0D8B"/>
    <w:rsid w:val="00FD1863"/>
    <w:rsid w:val="00FD2868"/>
    <w:rsid w:val="00FD30A1"/>
    <w:rsid w:val="00FD3486"/>
    <w:rsid w:val="00FD3856"/>
    <w:rsid w:val="00FD3B78"/>
    <w:rsid w:val="00FD486F"/>
    <w:rsid w:val="00FD5523"/>
    <w:rsid w:val="00FD633A"/>
    <w:rsid w:val="00FD714C"/>
    <w:rsid w:val="00FE0F3B"/>
    <w:rsid w:val="00FE24A4"/>
    <w:rsid w:val="00FE3247"/>
    <w:rsid w:val="00FE46E0"/>
    <w:rsid w:val="00FE4FBF"/>
    <w:rsid w:val="00FE555E"/>
    <w:rsid w:val="00FE5B4B"/>
    <w:rsid w:val="00FE6105"/>
    <w:rsid w:val="00FE7272"/>
    <w:rsid w:val="00FE79A3"/>
    <w:rsid w:val="00FE7D13"/>
    <w:rsid w:val="00FF057A"/>
    <w:rsid w:val="00FF21F7"/>
    <w:rsid w:val="00FF22E9"/>
    <w:rsid w:val="00FF2A7D"/>
    <w:rsid w:val="00FF2F6B"/>
    <w:rsid w:val="00FF328E"/>
    <w:rsid w:val="00FF4641"/>
    <w:rsid w:val="00FF4726"/>
    <w:rsid w:val="00FF50C7"/>
    <w:rsid w:val="00FF640A"/>
    <w:rsid w:val="5CDF20CC"/>
    <w:rsid w:val="6F8E1BDC"/>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v:textbox inset="5.85pt,.7pt,5.85pt,.7pt"/>
    </o:shapedefaults>
    <o:shapelayout v:ext="edit">
      <o:idmap v:ext="edit" data="2"/>
    </o:shapelayout>
  </w:shapeDefaults>
  <w:decimalSymbol w:val="."/>
  <w:listSeparator w:val=","/>
  <w14:docId w14:val="3B096693"/>
  <w15:chartTrackingRefBased/>
  <w15:docId w15:val="{9D1412BA-CB63-4FC5-8477-6AF05979F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index 1" w:uiPriority="99"/>
    <w:lsdException w:name="toc 1" w:uiPriority="39"/>
    <w:lsdException w:name="toc 2" w:uiPriority="39"/>
    <w:lsdException w:name="toc 3" w:uiPriority="39"/>
    <w:lsdException w:name="annotation text" w:qFormat="1"/>
    <w:lsdException w:name="caption" w:qFormat="1"/>
    <w:lsdException w:name="table of figures" w:uiPriority="99"/>
    <w:lsdException w:name="footnote reference" w:uiPriority="99"/>
    <w:lsdException w:name="Title" w:qFormat="1"/>
    <w:lsdException w:name="Body Text" w:qFormat="1"/>
    <w:lsdException w:name="Hyperlink" w:uiPriority="99"/>
    <w:lsdException w:name="Strong" w:qFormat="1"/>
    <w:lsdException w:name="Emphasis" w:qFormat="1"/>
    <w:lsdException w:name="Plain Text" w:uiPriority="99"/>
    <w:lsdException w:name="Normal (Web)" w:uiPriority="99"/>
    <w:lsdException w:name="HTML Keyboard" w:semiHidden="1" w:unhideWhenUsed="1"/>
    <w:lsdException w:name="HTML Preformatted" w:uiPriority="99"/>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753E9"/>
    <w:pPr>
      <w:jc w:val="both"/>
    </w:pPr>
    <w:rPr>
      <w:rFonts w:asciiTheme="minorHAnsi" w:hAnsiTheme="minorHAnsi" w:cstheme="minorHAnsi"/>
      <w:sz w:val="22"/>
      <w:szCs w:val="22"/>
      <w:lang w:val="en-GB" w:eastAsia="en-US"/>
    </w:rPr>
  </w:style>
  <w:style w:type="paragraph" w:styleId="Heading1">
    <w:name w:val="heading 1"/>
    <w:next w:val="Heading1separationline"/>
    <w:link w:val="Heading1Char"/>
    <w:qFormat/>
    <w:rsid w:val="00A9437F"/>
    <w:pPr>
      <w:keepNext/>
      <w:pageBreakBefore/>
      <w:numPr>
        <w:numId w:val="18"/>
      </w:numPr>
      <w:tabs>
        <w:tab w:val="left" w:pos="567"/>
      </w:tabs>
      <w:spacing w:before="240" w:after="120"/>
      <w:outlineLvl w:val="0"/>
    </w:pPr>
    <w:rPr>
      <w:rFonts w:asciiTheme="minorHAnsi" w:hAnsiTheme="minorHAnsi"/>
      <w:b/>
      <w:caps/>
      <w:noProof/>
      <w:color w:val="00558C"/>
      <w:sz w:val="24"/>
      <w:lang w:eastAsia="en-US"/>
    </w:rPr>
  </w:style>
  <w:style w:type="paragraph" w:styleId="Heading2">
    <w:name w:val="heading 2"/>
    <w:basedOn w:val="Normal"/>
    <w:next w:val="Heading2separationline"/>
    <w:link w:val="Heading2Char"/>
    <w:qFormat/>
    <w:rsid w:val="003C65E9"/>
    <w:pPr>
      <w:keepNext/>
      <w:numPr>
        <w:ilvl w:val="1"/>
        <w:numId w:val="18"/>
      </w:numPr>
      <w:tabs>
        <w:tab w:val="left" w:pos="567"/>
      </w:tabs>
      <w:spacing w:before="120" w:after="120"/>
      <w:outlineLvl w:val="1"/>
    </w:pPr>
    <w:rPr>
      <w:b/>
      <w:smallCaps/>
      <w:color w:val="00558C"/>
    </w:rPr>
  </w:style>
  <w:style w:type="paragraph" w:styleId="Heading3">
    <w:name w:val="heading 3"/>
    <w:basedOn w:val="Normal"/>
    <w:next w:val="BodyText"/>
    <w:link w:val="Heading3Char"/>
    <w:qFormat/>
    <w:rsid w:val="00C16E63"/>
    <w:pPr>
      <w:keepNext/>
      <w:numPr>
        <w:ilvl w:val="2"/>
        <w:numId w:val="18"/>
      </w:numPr>
      <w:spacing w:before="120" w:after="240"/>
      <w:outlineLvl w:val="2"/>
    </w:pPr>
    <w:rPr>
      <w:i/>
      <w:color w:val="00558C"/>
    </w:rPr>
  </w:style>
  <w:style w:type="paragraph" w:styleId="Heading4">
    <w:name w:val="heading 4"/>
    <w:basedOn w:val="Normal"/>
    <w:next w:val="Normal"/>
    <w:link w:val="Heading4Char"/>
    <w:rsid w:val="008E310A"/>
    <w:pPr>
      <w:keepNext/>
      <w:spacing w:before="240" w:after="60"/>
      <w:outlineLvl w:val="3"/>
    </w:pPr>
    <w:rPr>
      <w:rFonts w:ascii="Arial" w:hAnsi="Arial"/>
    </w:rPr>
  </w:style>
  <w:style w:type="paragraph" w:styleId="Heading5">
    <w:name w:val="heading 5"/>
    <w:basedOn w:val="Normal"/>
    <w:next w:val="Normal"/>
    <w:link w:val="Heading5Char"/>
    <w:pPr>
      <w:spacing w:before="240" w:after="60"/>
      <w:outlineLvl w:val="4"/>
    </w:pPr>
  </w:style>
  <w:style w:type="paragraph" w:styleId="Heading6">
    <w:name w:val="heading 6"/>
    <w:basedOn w:val="Normal"/>
    <w:next w:val="Normal"/>
    <w:link w:val="Heading6Char"/>
    <w:pPr>
      <w:spacing w:before="240" w:after="60"/>
      <w:outlineLvl w:val="5"/>
    </w:pPr>
    <w:rPr>
      <w:i/>
    </w:rPr>
  </w:style>
  <w:style w:type="paragraph" w:styleId="Heading7">
    <w:name w:val="heading 7"/>
    <w:basedOn w:val="Normal"/>
    <w:next w:val="Normal"/>
    <w:link w:val="Heading7Char"/>
    <w:pPr>
      <w:spacing w:before="240" w:after="60"/>
      <w:outlineLvl w:val="6"/>
    </w:pPr>
    <w:rPr>
      <w:rFonts w:ascii="Arial" w:hAnsi="Arial"/>
      <w:sz w:val="20"/>
    </w:rPr>
  </w:style>
  <w:style w:type="paragraph" w:styleId="Heading8">
    <w:name w:val="heading 8"/>
    <w:basedOn w:val="Normal"/>
    <w:next w:val="Normal"/>
    <w:link w:val="Heading8Char"/>
    <w:pPr>
      <w:spacing w:before="240" w:after="60"/>
      <w:outlineLvl w:val="7"/>
    </w:pPr>
    <w:rPr>
      <w:rFonts w:ascii="Arial" w:hAnsi="Arial"/>
      <w:i/>
      <w:sz w:val="20"/>
    </w:rPr>
  </w:style>
  <w:style w:type="paragraph" w:styleId="Heading9">
    <w:name w:val="heading 9"/>
    <w:basedOn w:val="Normal"/>
    <w:next w:val="Normal"/>
    <w:link w:val="Heading9Char"/>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ofthepaper">
    <w:name w:val="Title of the paper"/>
    <w:pPr>
      <w:jc w:val="center"/>
    </w:pPr>
    <w:rPr>
      <w:rFonts w:ascii="Arial" w:hAnsi="Arial"/>
      <w:b/>
      <w:noProof/>
      <w:sz w:val="28"/>
      <w:lang w:eastAsia="en-US"/>
    </w:rPr>
  </w:style>
  <w:style w:type="paragraph" w:customStyle="1" w:styleId="Authorname">
    <w:name w:val="Author name"/>
    <w:qFormat/>
    <w:rsid w:val="00931B9A"/>
    <w:pPr>
      <w:spacing w:before="240"/>
      <w:jc w:val="center"/>
    </w:pPr>
    <w:rPr>
      <w:b/>
      <w:color w:val="00558C"/>
      <w:sz w:val="24"/>
      <w:lang w:eastAsia="en-US"/>
    </w:rPr>
  </w:style>
  <w:style w:type="paragraph" w:customStyle="1" w:styleId="AuthorAffilliation">
    <w:name w:val="Author Affilliation"/>
    <w:qFormat/>
    <w:rsid w:val="00931B9A"/>
    <w:pPr>
      <w:jc w:val="center"/>
    </w:pPr>
    <w:rPr>
      <w:rFonts w:asciiTheme="minorHAnsi" w:hAnsiTheme="minorHAnsi" w:cstheme="minorHAnsi"/>
      <w:noProof/>
      <w:color w:val="00558C"/>
      <w:sz w:val="22"/>
      <w:szCs w:val="22"/>
      <w:lang w:eastAsia="en-US"/>
    </w:rPr>
  </w:style>
  <w:style w:type="paragraph" w:customStyle="1" w:styleId="HeaderAbs">
    <w:name w:val="Header (Abs."/>
    <w:aliases w:val="Ref.,Ack.)"/>
    <w:basedOn w:val="Heading1"/>
    <w:pPr>
      <w:numPr>
        <w:numId w:val="0"/>
      </w:numPr>
    </w:pPr>
    <w:rPr>
      <w:noProof w:val="0"/>
    </w:rPr>
  </w:style>
  <w:style w:type="paragraph" w:customStyle="1" w:styleId="Reference">
    <w:name w:val="Reference"/>
    <w:basedOn w:val="Normal"/>
    <w:pPr>
      <w:numPr>
        <w:numId w:val="10"/>
      </w:numPr>
      <w:spacing w:after="240"/>
      <w:jc w:val="left"/>
    </w:pPr>
  </w:style>
  <w:style w:type="paragraph" w:styleId="Header">
    <w:name w:val="header"/>
    <w:basedOn w:val="Normal"/>
    <w:link w:val="HeaderChar"/>
    <w:pPr>
      <w:tabs>
        <w:tab w:val="center" w:pos="4153"/>
        <w:tab w:val="right" w:pos="9072"/>
      </w:tabs>
    </w:pPr>
    <w:rPr>
      <w:sz w:val="18"/>
      <w:lang w:val="en-US"/>
    </w:rPr>
  </w:style>
  <w:style w:type="paragraph" w:styleId="Footer">
    <w:name w:val="footer"/>
    <w:basedOn w:val="Normal"/>
    <w:link w:val="FooterChar"/>
    <w:pPr>
      <w:tabs>
        <w:tab w:val="center" w:pos="4153"/>
        <w:tab w:val="right" w:pos="8306"/>
      </w:tabs>
    </w:pPr>
    <w:rPr>
      <w:sz w:val="18"/>
      <w:lang w:val="en-US"/>
    </w:rPr>
  </w:style>
  <w:style w:type="paragraph" w:styleId="Caption">
    <w:name w:val="caption"/>
    <w:basedOn w:val="Normal"/>
    <w:next w:val="Normal"/>
    <w:link w:val="CaptionChar"/>
    <w:qFormat/>
    <w:rsid w:val="00D100B3"/>
    <w:pPr>
      <w:spacing w:before="120" w:after="120"/>
      <w:jc w:val="center"/>
    </w:pPr>
    <w:rPr>
      <w:i/>
      <w:color w:val="7F7F7F" w:themeColor="text1" w:themeTint="80"/>
      <w:sz w:val="20"/>
      <w:lang w:val="en-US"/>
    </w:rPr>
  </w:style>
  <w:style w:type="character" w:styleId="Hyperlink">
    <w:name w:val="Hyperlink"/>
    <w:basedOn w:val="DefaultParagraphFont"/>
    <w:uiPriority w:val="99"/>
    <w:rPr>
      <w:color w:val="0000FF"/>
      <w:u w:val="single"/>
    </w:rPr>
  </w:style>
  <w:style w:type="character" w:styleId="PageNumber">
    <w:name w:val="page number"/>
    <w:basedOn w:val="DefaultParagraphFont"/>
  </w:style>
  <w:style w:type="character" w:styleId="FollowedHyperlink">
    <w:name w:val="FollowedHyperlink"/>
    <w:basedOn w:val="DefaultParagraphFont"/>
    <w:rPr>
      <w:color w:val="800080"/>
      <w:u w:val="single"/>
    </w:rPr>
  </w:style>
  <w:style w:type="character" w:styleId="LineNumber">
    <w:name w:val="line number"/>
    <w:basedOn w:val="DefaultParagraphFont"/>
  </w:style>
  <w:style w:type="paragraph" w:styleId="BlockText">
    <w:name w:val="Block Text"/>
    <w:basedOn w:val="Normal"/>
    <w:pPr>
      <w:spacing w:after="120"/>
      <w:ind w:left="1440" w:right="1440"/>
    </w:pPr>
  </w:style>
  <w:style w:type="paragraph" w:styleId="BodyText">
    <w:name w:val="Body Text"/>
    <w:basedOn w:val="Normal"/>
    <w:link w:val="BodyTextChar"/>
    <w:qFormat/>
    <w:pPr>
      <w:spacing w:after="120"/>
    </w:pPr>
  </w:style>
  <w:style w:type="paragraph" w:styleId="BodyText2">
    <w:name w:val="Body Text 2"/>
    <w:basedOn w:val="Normal"/>
    <w:link w:val="BodyText2Char"/>
    <w:pPr>
      <w:spacing w:after="120" w:line="480" w:lineRule="auto"/>
    </w:pPr>
  </w:style>
  <w:style w:type="paragraph" w:styleId="BodyText3">
    <w:name w:val="Body Text 3"/>
    <w:basedOn w:val="Normal"/>
    <w:link w:val="BodyText3Char"/>
    <w:pPr>
      <w:spacing w:after="120"/>
    </w:pPr>
    <w:rPr>
      <w:sz w:val="16"/>
    </w:rPr>
  </w:style>
  <w:style w:type="paragraph" w:styleId="BodyTextFirstIndent">
    <w:name w:val="Body Text First Indent"/>
    <w:basedOn w:val="BodyText"/>
    <w:link w:val="BodyTextFirstIndentChar"/>
    <w:pPr>
      <w:ind w:firstLine="210"/>
    </w:pPr>
  </w:style>
  <w:style w:type="paragraph" w:styleId="BodyTextIndent">
    <w:name w:val="Body Text Indent"/>
    <w:basedOn w:val="Normal"/>
    <w:link w:val="BodyTextIndentChar"/>
    <w:pPr>
      <w:spacing w:after="120"/>
      <w:ind w:left="283"/>
    </w:pPr>
  </w:style>
  <w:style w:type="paragraph" w:styleId="BodyTextFirstIndent2">
    <w:name w:val="Body Text First Indent 2"/>
    <w:basedOn w:val="BodyTextIndent"/>
    <w:link w:val="BodyTextFirstIndent2Char"/>
    <w:pPr>
      <w:ind w:firstLine="210"/>
    </w:pPr>
  </w:style>
  <w:style w:type="paragraph" w:styleId="BodyTextIndent2">
    <w:name w:val="Body Text Indent 2"/>
    <w:basedOn w:val="Normal"/>
    <w:link w:val="BodyTextIndent2Char"/>
    <w:pPr>
      <w:spacing w:after="120" w:line="480" w:lineRule="auto"/>
      <w:ind w:left="283"/>
    </w:pPr>
  </w:style>
  <w:style w:type="paragraph" w:styleId="BodyTextIndent3">
    <w:name w:val="Body Text Indent 3"/>
    <w:basedOn w:val="Normal"/>
    <w:link w:val="BodyTextIndent3Char"/>
    <w:pPr>
      <w:spacing w:after="120"/>
      <w:ind w:left="283"/>
    </w:pPr>
    <w:rPr>
      <w:sz w:val="16"/>
    </w:rPr>
  </w:style>
  <w:style w:type="paragraph" w:styleId="Closing">
    <w:name w:val="Closing"/>
    <w:basedOn w:val="Normal"/>
    <w:link w:val="ClosingChar"/>
    <w:pPr>
      <w:ind w:left="4252"/>
    </w:pPr>
  </w:style>
  <w:style w:type="paragraph" w:styleId="CommentText">
    <w:name w:val="annotation text"/>
    <w:basedOn w:val="Normal"/>
    <w:link w:val="CommentTextChar"/>
    <w:qFormat/>
    <w:rPr>
      <w:sz w:val="20"/>
    </w:rPr>
  </w:style>
  <w:style w:type="paragraph" w:styleId="Date">
    <w:name w:val="Date"/>
    <w:basedOn w:val="Normal"/>
    <w:next w:val="Normal"/>
    <w:link w:val="DateChar"/>
  </w:style>
  <w:style w:type="paragraph" w:styleId="DocumentMap">
    <w:name w:val="Document Map"/>
    <w:basedOn w:val="Normal"/>
    <w:link w:val="DocumentMapChar"/>
    <w:semiHidden/>
    <w:pPr>
      <w:shd w:val="clear" w:color="auto" w:fill="000080"/>
    </w:pPr>
    <w:rPr>
      <w:rFonts w:ascii="Tahoma" w:hAnsi="Tahoma"/>
    </w:rPr>
  </w:style>
  <w:style w:type="paragraph" w:styleId="EndnoteText">
    <w:name w:val="endnote text"/>
    <w:basedOn w:val="Normal"/>
    <w:link w:val="EndnoteTextChar"/>
    <w:semiHidden/>
    <w:rPr>
      <w:sz w:val="20"/>
    </w:rPr>
  </w:style>
  <w:style w:type="paragraph" w:styleId="EnvelopeAddress">
    <w:name w:val="envelope address"/>
    <w:basedOn w:val="Normal"/>
    <w:pPr>
      <w:framePr w:w="7920" w:h="1980" w:hRule="exact" w:hSpace="180" w:wrap="auto" w:hAnchor="page" w:xAlign="center" w:yAlign="bottom"/>
      <w:ind w:left="2880"/>
    </w:pPr>
    <w:rPr>
      <w:rFonts w:ascii="Arial" w:hAnsi="Arial"/>
    </w:rPr>
  </w:style>
  <w:style w:type="paragraph" w:styleId="EnvelopeReturn">
    <w:name w:val="envelope return"/>
    <w:basedOn w:val="Normal"/>
    <w:rPr>
      <w:rFonts w:ascii="Arial" w:hAnsi="Arial"/>
      <w:sz w:val="20"/>
    </w:rPr>
  </w:style>
  <w:style w:type="paragraph" w:styleId="FootnoteText">
    <w:name w:val="footnote text"/>
    <w:basedOn w:val="Normal"/>
    <w:link w:val="FootnoteTextChar"/>
    <w:rPr>
      <w:sz w:val="20"/>
    </w:rPr>
  </w:style>
  <w:style w:type="paragraph" w:styleId="Index1">
    <w:name w:val="index 1"/>
    <w:basedOn w:val="Normal"/>
    <w:next w:val="Normal"/>
    <w:autoRedefine/>
    <w:uiPriority w:val="99"/>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b/>
    </w:r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ListBullet">
    <w:name w:val="List Bullet"/>
    <w:basedOn w:val="Normal"/>
    <w:autoRedefine/>
    <w:pPr>
      <w:numPr>
        <w:numId w:val="1"/>
      </w:numPr>
    </w:pPr>
  </w:style>
  <w:style w:type="paragraph" w:styleId="ListBullet2">
    <w:name w:val="List Bullet 2"/>
    <w:basedOn w:val="Normal"/>
    <w:autoRedefine/>
    <w:pPr>
      <w:numPr>
        <w:numId w:val="2"/>
      </w:numPr>
    </w:pPr>
  </w:style>
  <w:style w:type="paragraph" w:styleId="ListBullet3">
    <w:name w:val="List Bullet 3"/>
    <w:basedOn w:val="Normal"/>
    <w:autoRedefine/>
    <w:pPr>
      <w:numPr>
        <w:numId w:val="3"/>
      </w:numPr>
    </w:pPr>
  </w:style>
  <w:style w:type="paragraph" w:styleId="ListBullet4">
    <w:name w:val="List Bullet 4"/>
    <w:basedOn w:val="Normal"/>
    <w:autoRedefine/>
  </w:style>
  <w:style w:type="paragraph" w:styleId="ListBullet5">
    <w:name w:val="List Bullet 5"/>
    <w:basedOn w:val="Normal"/>
    <w:autoRedefine/>
    <w:pPr>
      <w:numPr>
        <w:numId w:val="4"/>
      </w:numPr>
    </w:pPr>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ListNumber">
    <w:name w:val="List Number"/>
    <w:basedOn w:val="Normal"/>
    <w:pPr>
      <w:numPr>
        <w:numId w:val="5"/>
      </w:numPr>
    </w:pPr>
  </w:style>
  <w:style w:type="paragraph" w:styleId="ListNumber2">
    <w:name w:val="List Number 2"/>
    <w:basedOn w:val="Normal"/>
    <w:pPr>
      <w:numPr>
        <w:numId w:val="6"/>
      </w:numPr>
    </w:pPr>
  </w:style>
  <w:style w:type="paragraph" w:styleId="ListNumber3">
    <w:name w:val="List Number 3"/>
    <w:basedOn w:val="Normal"/>
    <w:pPr>
      <w:numPr>
        <w:numId w:val="7"/>
      </w:numPr>
    </w:pPr>
  </w:style>
  <w:style w:type="paragraph" w:styleId="ListNumber4">
    <w:name w:val="List Number 4"/>
    <w:basedOn w:val="Normal"/>
    <w:pPr>
      <w:numPr>
        <w:numId w:val="8"/>
      </w:numPr>
    </w:pPr>
  </w:style>
  <w:style w:type="paragraph" w:styleId="ListNumber5">
    <w:name w:val="List Number 5"/>
    <w:basedOn w:val="Normal"/>
    <w:pPr>
      <w:numPr>
        <w:numId w:val="9"/>
      </w:numPr>
    </w:pPr>
  </w:style>
  <w:style w:type="paragraph" w:styleId="MacroText">
    <w:name w:val="macro"/>
    <w:link w:val="MacroTextChar"/>
    <w:semiHidden/>
    <w:pPr>
      <w:tabs>
        <w:tab w:val="left" w:pos="480"/>
        <w:tab w:val="left" w:pos="960"/>
        <w:tab w:val="left" w:pos="1440"/>
        <w:tab w:val="left" w:pos="1920"/>
        <w:tab w:val="left" w:pos="2400"/>
        <w:tab w:val="left" w:pos="2880"/>
        <w:tab w:val="left" w:pos="3360"/>
        <w:tab w:val="left" w:pos="3840"/>
        <w:tab w:val="left" w:pos="4320"/>
      </w:tabs>
      <w:ind w:firstLine="567"/>
      <w:jc w:val="both"/>
    </w:pPr>
    <w:rPr>
      <w:rFonts w:ascii="Courier New" w:hAnsi="Courier New"/>
      <w:lang w:val="en-GB"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rPr>
  </w:style>
  <w:style w:type="paragraph" w:styleId="NormalIndent">
    <w:name w:val="Normal Indent"/>
    <w:basedOn w:val="Normal"/>
    <w:pPr>
      <w:ind w:left="720"/>
    </w:pPr>
  </w:style>
  <w:style w:type="paragraph" w:styleId="NoteHeading">
    <w:name w:val="Note Heading"/>
    <w:basedOn w:val="Normal"/>
    <w:next w:val="Normal"/>
    <w:link w:val="NoteHeadingChar"/>
  </w:style>
  <w:style w:type="paragraph" w:styleId="PlainText">
    <w:name w:val="Plain Text"/>
    <w:basedOn w:val="Normal"/>
    <w:link w:val="PlainTextChar"/>
    <w:uiPriority w:val="99"/>
    <w:rPr>
      <w:rFonts w:ascii="Courier New" w:hAnsi="Courier New"/>
      <w:sz w:val="20"/>
    </w:rPr>
  </w:style>
  <w:style w:type="paragraph" w:styleId="Salutation">
    <w:name w:val="Salutation"/>
    <w:basedOn w:val="Normal"/>
    <w:next w:val="Normal"/>
    <w:link w:val="SalutationChar"/>
  </w:style>
  <w:style w:type="paragraph" w:styleId="Signature">
    <w:name w:val="Signature"/>
    <w:basedOn w:val="Normal"/>
    <w:link w:val="SignatureChar"/>
    <w:pPr>
      <w:ind w:left="4252"/>
    </w:pPr>
  </w:style>
  <w:style w:type="paragraph" w:styleId="Subtitle">
    <w:name w:val="Subtitle"/>
    <w:basedOn w:val="Normal"/>
    <w:link w:val="SubtitleChar"/>
    <w:pPr>
      <w:spacing w:after="60"/>
      <w:jc w:val="center"/>
      <w:outlineLvl w:val="1"/>
    </w:pPr>
    <w:rPr>
      <w:rFonts w:ascii="Arial" w:hAnsi="Arial"/>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uiPriority w:val="99"/>
    <w:rsid w:val="009878B8"/>
    <w:pPr>
      <w:ind w:left="480" w:hanging="480"/>
    </w:pPr>
    <w:rPr>
      <w:i/>
      <w:color w:val="00558C"/>
    </w:rPr>
  </w:style>
  <w:style w:type="paragraph" w:styleId="Title">
    <w:name w:val="Title"/>
    <w:basedOn w:val="Normal"/>
    <w:next w:val="Author"/>
    <w:link w:val="TitleChar"/>
    <w:qFormat/>
    <w:rsid w:val="0097638C"/>
    <w:pPr>
      <w:pageBreakBefore/>
      <w:spacing w:before="240" w:after="60"/>
      <w:jc w:val="center"/>
      <w:outlineLvl w:val="0"/>
    </w:pPr>
    <w:rPr>
      <w:rFonts w:ascii="Arial" w:hAnsi="Arial"/>
      <w:b/>
      <w:color w:val="00558C"/>
      <w:kern w:val="28"/>
      <w:sz w:val="24"/>
    </w:rPr>
  </w:style>
  <w:style w:type="paragraph" w:styleId="TOAHeading">
    <w:name w:val="toa heading"/>
    <w:basedOn w:val="Normal"/>
    <w:next w:val="Normal"/>
    <w:semiHidden/>
    <w:pPr>
      <w:spacing w:before="120"/>
    </w:pPr>
    <w:rPr>
      <w:rFonts w:ascii="Arial" w:hAnsi="Arial"/>
      <w:b/>
    </w:rPr>
  </w:style>
  <w:style w:type="paragraph" w:styleId="TOC1">
    <w:name w:val="toc 1"/>
    <w:basedOn w:val="Normal"/>
    <w:next w:val="Normal"/>
    <w:autoRedefine/>
    <w:uiPriority w:val="39"/>
    <w:rsid w:val="00AC349B"/>
    <w:pPr>
      <w:tabs>
        <w:tab w:val="left" w:pos="480"/>
        <w:tab w:val="right" w:leader="dot" w:pos="9736"/>
      </w:tabs>
      <w:spacing w:after="120"/>
    </w:pPr>
    <w:rPr>
      <w:b/>
      <w:caps/>
      <w:color w:val="00558C"/>
      <w:sz w:val="24"/>
    </w:rPr>
  </w:style>
  <w:style w:type="paragraph" w:styleId="TOC2">
    <w:name w:val="toc 2"/>
    <w:basedOn w:val="Normal"/>
    <w:next w:val="Normal"/>
    <w:autoRedefine/>
    <w:uiPriority w:val="39"/>
    <w:rsid w:val="00982D7B"/>
    <w:pPr>
      <w:spacing w:after="120"/>
    </w:pPr>
    <w:rPr>
      <w:color w:val="00558C"/>
    </w:rPr>
  </w:style>
  <w:style w:type="paragraph" w:styleId="TOC3">
    <w:name w:val="toc 3"/>
    <w:basedOn w:val="Normal"/>
    <w:next w:val="Normal"/>
    <w:autoRedefine/>
    <w:uiPriority w:val="39"/>
    <w:rsid w:val="00AB764B"/>
    <w:pPr>
      <w:ind w:left="480"/>
    </w:pPr>
    <w:rPr>
      <w:color w:val="00558C"/>
    </w:r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References">
    <w:name w:val="References"/>
    <w:basedOn w:val="Normal"/>
    <w:pPr>
      <w:spacing w:before="40" w:line="200" w:lineRule="atLeast"/>
      <w:ind w:left="426" w:hanging="426"/>
    </w:pPr>
    <w:rPr>
      <w:sz w:val="18"/>
    </w:rPr>
  </w:style>
  <w:style w:type="character" w:styleId="CommentReference">
    <w:name w:val="annotation reference"/>
    <w:basedOn w:val="DefaultParagraphFont"/>
    <w:rPr>
      <w:sz w:val="16"/>
    </w:rPr>
  </w:style>
  <w:style w:type="paragraph" w:customStyle="1" w:styleId="Equation">
    <w:name w:val="Equation"/>
    <w:basedOn w:val="Normal"/>
    <w:next w:val="Normal"/>
    <w:qFormat/>
    <w:pPr>
      <w:spacing w:before="120" w:after="120" w:line="260" w:lineRule="atLeast"/>
    </w:pPr>
  </w:style>
  <w:style w:type="paragraph" w:customStyle="1" w:styleId="FigureCaption">
    <w:name w:val="Figure_Caption"/>
    <w:basedOn w:val="Normal"/>
    <w:qFormat/>
    <w:pPr>
      <w:spacing w:before="120" w:after="120"/>
      <w:jc w:val="center"/>
    </w:pPr>
    <w:rPr>
      <w:iCs/>
      <w:sz w:val="20"/>
      <w:szCs w:val="24"/>
    </w:rPr>
  </w:style>
  <w:style w:type="paragraph" w:customStyle="1" w:styleId="TableCaption">
    <w:name w:val="Table_Caption"/>
    <w:basedOn w:val="Normal"/>
    <w:pPr>
      <w:keepNext/>
      <w:spacing w:before="240" w:after="120"/>
      <w:jc w:val="center"/>
    </w:pPr>
    <w:rPr>
      <w:sz w:val="20"/>
      <w:szCs w:val="24"/>
    </w:rPr>
  </w:style>
  <w:style w:type="character" w:customStyle="1" w:styleId="CharChar">
    <w:name w:val="Char Char"/>
    <w:basedOn w:val="DefaultParagraphFont"/>
    <w:qFormat/>
    <w:rPr>
      <w:sz w:val="24"/>
      <w:lang w:val="en-US" w:eastAsia="en-US" w:bidi="ar-SA"/>
    </w:rPr>
  </w:style>
  <w:style w:type="character" w:styleId="Emphasis">
    <w:name w:val="Emphasis"/>
    <w:basedOn w:val="DefaultParagraphFont"/>
    <w:qFormat/>
    <w:rsid w:val="0048312F"/>
    <w:rPr>
      <w:b/>
      <w:bCs/>
      <w:i w:val="0"/>
      <w:iCs w:val="0"/>
    </w:rPr>
  </w:style>
  <w:style w:type="paragraph" w:styleId="BalloonText">
    <w:name w:val="Balloon Text"/>
    <w:basedOn w:val="Normal"/>
    <w:link w:val="BalloonTextChar"/>
    <w:rsid w:val="00A93879"/>
    <w:rPr>
      <w:rFonts w:ascii="Tahoma" w:hAnsi="Tahoma" w:cs="Tahoma"/>
      <w:sz w:val="16"/>
      <w:szCs w:val="16"/>
    </w:rPr>
  </w:style>
  <w:style w:type="character" w:customStyle="1" w:styleId="BalloonTextChar">
    <w:name w:val="Balloon Text Char"/>
    <w:basedOn w:val="DefaultParagraphFont"/>
    <w:link w:val="BalloonText"/>
    <w:rsid w:val="00A93879"/>
    <w:rPr>
      <w:rFonts w:ascii="Tahoma" w:hAnsi="Tahoma" w:cs="Tahoma"/>
      <w:sz w:val="16"/>
      <w:szCs w:val="16"/>
      <w:lang w:val="en-GB"/>
    </w:rPr>
  </w:style>
  <w:style w:type="paragraph" w:styleId="CommentSubject">
    <w:name w:val="annotation subject"/>
    <w:basedOn w:val="CommentText"/>
    <w:next w:val="CommentText"/>
    <w:link w:val="CommentSubjectChar"/>
    <w:rsid w:val="008D04CE"/>
    <w:rPr>
      <w:b/>
      <w:bCs/>
    </w:rPr>
  </w:style>
  <w:style w:type="character" w:customStyle="1" w:styleId="CommentTextChar">
    <w:name w:val="Comment Text Char"/>
    <w:basedOn w:val="DefaultParagraphFont"/>
    <w:link w:val="CommentText"/>
    <w:qFormat/>
    <w:rsid w:val="008D04CE"/>
    <w:rPr>
      <w:lang w:val="en-GB"/>
    </w:rPr>
  </w:style>
  <w:style w:type="character" w:customStyle="1" w:styleId="CommentSubjectChar">
    <w:name w:val="Comment Subject Char"/>
    <w:basedOn w:val="CommentTextChar"/>
    <w:link w:val="CommentSubject"/>
    <w:rsid w:val="008D04CE"/>
    <w:rPr>
      <w:lang w:val="en-GB"/>
    </w:rPr>
  </w:style>
  <w:style w:type="paragraph" w:customStyle="1" w:styleId="Bullet1">
    <w:name w:val="Bullet 1"/>
    <w:basedOn w:val="Normal"/>
    <w:qFormat/>
    <w:rsid w:val="00707A3C"/>
    <w:pPr>
      <w:numPr>
        <w:numId w:val="13"/>
      </w:numPr>
      <w:spacing w:before="120" w:after="120" w:line="216" w:lineRule="atLeast"/>
      <w:ind w:left="867" w:hanging="357"/>
      <w:contextualSpacing/>
      <w:jc w:val="left"/>
    </w:pPr>
    <w:rPr>
      <w:rFonts w:ascii="Calibri" w:eastAsia="Calibri" w:hAnsi="Calibri"/>
      <w:color w:val="000000"/>
    </w:rPr>
  </w:style>
  <w:style w:type="numbering" w:styleId="ArticleSection">
    <w:name w:val="Outline List 3"/>
    <w:basedOn w:val="NoList"/>
    <w:rsid w:val="002C678C"/>
    <w:pPr>
      <w:numPr>
        <w:numId w:val="11"/>
      </w:numPr>
    </w:pPr>
  </w:style>
  <w:style w:type="paragraph" w:customStyle="1" w:styleId="Referencelist">
    <w:name w:val="Reference list"/>
    <w:basedOn w:val="Normal"/>
    <w:qFormat/>
    <w:rsid w:val="00F815F4"/>
    <w:pPr>
      <w:numPr>
        <w:numId w:val="12"/>
      </w:numPr>
      <w:spacing w:after="120"/>
    </w:pPr>
    <w:rPr>
      <w:rFonts w:ascii="Calibri" w:hAnsi="Calibri"/>
    </w:rPr>
  </w:style>
  <w:style w:type="paragraph" w:customStyle="1" w:styleId="Quotationparagraph">
    <w:name w:val="Quotation paragraph"/>
    <w:basedOn w:val="BodyText"/>
    <w:link w:val="QuotationparagraphChar"/>
    <w:qFormat/>
    <w:rsid w:val="002C678C"/>
    <w:pPr>
      <w:suppressAutoHyphens/>
      <w:spacing w:line="216" w:lineRule="atLeast"/>
      <w:ind w:left="567" w:right="707"/>
    </w:pPr>
    <w:rPr>
      <w:rFonts w:ascii="Calibri" w:eastAsia="Calibri" w:hAnsi="Calibri"/>
    </w:rPr>
  </w:style>
  <w:style w:type="character" w:customStyle="1" w:styleId="QuotationparagraphChar">
    <w:name w:val="Quotation paragraph Char"/>
    <w:link w:val="Quotationparagraph"/>
    <w:rsid w:val="002C678C"/>
    <w:rPr>
      <w:rFonts w:ascii="Calibri" w:eastAsia="Calibri" w:hAnsi="Calibri"/>
      <w:sz w:val="22"/>
      <w:szCs w:val="22"/>
      <w:lang w:val="en-GB" w:eastAsia="en-US"/>
    </w:rPr>
  </w:style>
  <w:style w:type="character" w:customStyle="1" w:styleId="UnresolvedMention1">
    <w:name w:val="Unresolved Mention1"/>
    <w:basedOn w:val="DefaultParagraphFont"/>
    <w:uiPriority w:val="99"/>
    <w:semiHidden/>
    <w:unhideWhenUsed/>
    <w:rsid w:val="002C678C"/>
    <w:rPr>
      <w:color w:val="605E5C"/>
      <w:shd w:val="clear" w:color="auto" w:fill="E1DFDD"/>
    </w:rPr>
  </w:style>
  <w:style w:type="paragraph" w:styleId="HTMLPreformatted">
    <w:name w:val="HTML Preformatted"/>
    <w:basedOn w:val="Normal"/>
    <w:link w:val="HTMLPreformattedChar"/>
    <w:uiPriority w:val="99"/>
    <w:unhideWhenUsed/>
    <w:rsid w:val="007F0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lang w:val="en-US" w:eastAsia="ko-KR"/>
    </w:rPr>
  </w:style>
  <w:style w:type="character" w:customStyle="1" w:styleId="HTMLPreformattedChar">
    <w:name w:val="HTML Preformatted Char"/>
    <w:basedOn w:val="DefaultParagraphFont"/>
    <w:link w:val="HTMLPreformatted"/>
    <w:uiPriority w:val="99"/>
    <w:rsid w:val="007F0604"/>
    <w:rPr>
      <w:rFonts w:ascii="Courier New" w:hAnsi="Courier New" w:cs="Courier New"/>
    </w:rPr>
  </w:style>
  <w:style w:type="character" w:customStyle="1" w:styleId="y2iqfc">
    <w:name w:val="y2iqfc"/>
    <w:basedOn w:val="DefaultParagraphFont"/>
    <w:rsid w:val="007F0604"/>
  </w:style>
  <w:style w:type="paragraph" w:styleId="Revision">
    <w:name w:val="Revision"/>
    <w:hidden/>
    <w:uiPriority w:val="99"/>
    <w:semiHidden/>
    <w:rsid w:val="006C2903"/>
    <w:rPr>
      <w:sz w:val="24"/>
      <w:lang w:val="en-GB" w:eastAsia="en-US"/>
    </w:rPr>
  </w:style>
  <w:style w:type="character" w:styleId="HTMLCode">
    <w:name w:val="HTML Code"/>
    <w:basedOn w:val="DefaultParagraphFont"/>
    <w:rsid w:val="0063197B"/>
    <w:rPr>
      <w:rFonts w:ascii="Consolas" w:hAnsi="Consolas"/>
      <w:sz w:val="20"/>
      <w:szCs w:val="20"/>
    </w:rPr>
  </w:style>
  <w:style w:type="paragraph" w:customStyle="1" w:styleId="HeaderAbsRefAckBodyCalibriAfter6pt">
    <w:name w:val="Header (Abs.Ref.Ack.) + +Body (Calibri) After:  6 pt"/>
    <w:basedOn w:val="HeaderAbs"/>
    <w:next w:val="BodyText"/>
    <w:qFormat/>
    <w:rsid w:val="00CE1D96"/>
    <w:rPr>
      <w:bCs/>
    </w:rPr>
  </w:style>
  <w:style w:type="character" w:styleId="IntenseReference">
    <w:name w:val="Intense Reference"/>
    <w:basedOn w:val="DefaultParagraphFont"/>
    <w:uiPriority w:val="32"/>
    <w:rsid w:val="00EA6416"/>
    <w:rPr>
      <w:b/>
      <w:bCs/>
      <w:smallCaps/>
      <w:color w:val="4472C4" w:themeColor="accent1"/>
      <w:spacing w:val="5"/>
    </w:rPr>
  </w:style>
  <w:style w:type="character" w:styleId="SubtleReference">
    <w:name w:val="Subtle Reference"/>
    <w:basedOn w:val="DefaultParagraphFont"/>
    <w:uiPriority w:val="31"/>
    <w:rsid w:val="00F815F4"/>
    <w:rPr>
      <w:smallCaps/>
      <w:color w:val="5A5A5A" w:themeColor="text1" w:themeTint="A5"/>
    </w:rPr>
  </w:style>
  <w:style w:type="character" w:styleId="SubtleEmphasis">
    <w:name w:val="Subtle Emphasis"/>
    <w:basedOn w:val="DefaultParagraphFont"/>
    <w:uiPriority w:val="19"/>
    <w:qFormat/>
    <w:rsid w:val="00F815F4"/>
    <w:rPr>
      <w:i/>
      <w:iCs/>
      <w:color w:val="404040" w:themeColor="text1" w:themeTint="BF"/>
    </w:rPr>
  </w:style>
  <w:style w:type="character" w:styleId="Strong">
    <w:name w:val="Strong"/>
    <w:basedOn w:val="DefaultParagraphFont"/>
    <w:qFormat/>
    <w:rsid w:val="00F815F4"/>
    <w:rPr>
      <w:b/>
      <w:bCs/>
    </w:rPr>
  </w:style>
  <w:style w:type="paragraph" w:styleId="ListParagraph">
    <w:name w:val="List Paragraph"/>
    <w:basedOn w:val="Normal"/>
    <w:qFormat/>
    <w:rsid w:val="00F815F4"/>
    <w:pPr>
      <w:ind w:left="720"/>
      <w:contextualSpacing/>
    </w:pPr>
  </w:style>
  <w:style w:type="character" w:customStyle="1" w:styleId="HeaderChar">
    <w:name w:val="Header Char"/>
    <w:link w:val="Header"/>
    <w:rsid w:val="00494D0A"/>
    <w:rPr>
      <w:rFonts w:asciiTheme="minorHAnsi" w:hAnsiTheme="minorHAnsi" w:cstheme="minorHAnsi"/>
      <w:sz w:val="18"/>
      <w:szCs w:val="22"/>
      <w:lang w:eastAsia="en-US"/>
    </w:rPr>
  </w:style>
  <w:style w:type="table" w:styleId="TableGrid">
    <w:name w:val="Table Grid"/>
    <w:basedOn w:val="TableNormal"/>
    <w:uiPriority w:val="39"/>
    <w:qFormat/>
    <w:rsid w:val="00E716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996DC7"/>
    <w:rPr>
      <w:rFonts w:ascii="Times New Roman" w:hAnsi="Times New Roman" w:cs="Times New Roman"/>
      <w:sz w:val="24"/>
      <w:szCs w:val="24"/>
    </w:rPr>
  </w:style>
  <w:style w:type="paragraph" w:customStyle="1" w:styleId="Default">
    <w:name w:val="Default"/>
    <w:rsid w:val="006065C9"/>
    <w:pPr>
      <w:autoSpaceDE w:val="0"/>
      <w:autoSpaceDN w:val="0"/>
      <w:adjustRightInd w:val="0"/>
    </w:pPr>
    <w:rPr>
      <w:rFonts w:ascii="Calibri" w:eastAsiaTheme="minorHAnsi" w:hAnsi="Calibri" w:cs="Calibri"/>
      <w:color w:val="000000"/>
      <w:sz w:val="24"/>
      <w:szCs w:val="24"/>
      <w:lang w:val="da-DK" w:eastAsia="en-US"/>
    </w:rPr>
  </w:style>
  <w:style w:type="paragraph" w:customStyle="1" w:styleId="Documentname">
    <w:name w:val="Document name"/>
    <w:basedOn w:val="Normal"/>
    <w:rsid w:val="008354EB"/>
    <w:pPr>
      <w:spacing w:line="500" w:lineRule="exact"/>
      <w:jc w:val="left"/>
    </w:pPr>
    <w:rPr>
      <w:rFonts w:eastAsiaTheme="minorHAnsi" w:cstheme="minorBidi"/>
      <w:caps/>
      <w:color w:val="00558C"/>
      <w:sz w:val="50"/>
      <w:szCs w:val="50"/>
    </w:rPr>
  </w:style>
  <w:style w:type="paragraph" w:customStyle="1" w:styleId="Contents">
    <w:name w:val="Contents"/>
    <w:basedOn w:val="Header"/>
    <w:rsid w:val="005C50FB"/>
    <w:pPr>
      <w:pBdr>
        <w:bottom w:val="single" w:sz="8" w:space="12" w:color="4472C4" w:themeColor="accent1"/>
      </w:pBdr>
      <w:tabs>
        <w:tab w:val="clear" w:pos="4153"/>
        <w:tab w:val="clear" w:pos="9072"/>
      </w:tabs>
      <w:spacing w:before="100" w:line="560" w:lineRule="exact"/>
      <w:jc w:val="left"/>
    </w:pPr>
    <w:rPr>
      <w:rFonts w:eastAsiaTheme="minorHAnsi" w:cstheme="minorBidi"/>
      <w:b/>
      <w:caps/>
      <w:color w:val="009FE5"/>
      <w:sz w:val="56"/>
      <w:szCs w:val="56"/>
      <w:lang w:val="en-GB"/>
    </w:rPr>
  </w:style>
  <w:style w:type="paragraph" w:customStyle="1" w:styleId="Footerportrait">
    <w:name w:val="Footer portrait"/>
    <w:basedOn w:val="Normal"/>
    <w:rsid w:val="00F3746A"/>
    <w:pPr>
      <w:pBdr>
        <w:top w:val="single" w:sz="4" w:space="1" w:color="auto"/>
      </w:pBdr>
      <w:tabs>
        <w:tab w:val="right" w:pos="10206"/>
      </w:tabs>
      <w:spacing w:line="216" w:lineRule="atLeast"/>
      <w:jc w:val="left"/>
    </w:pPr>
    <w:rPr>
      <w:rFonts w:eastAsiaTheme="minorHAnsi" w:cstheme="minorBidi"/>
      <w:b/>
      <w:noProof/>
      <w:color w:val="00558C"/>
      <w:sz w:val="15"/>
      <w:lang w:val="en-US"/>
    </w:rPr>
  </w:style>
  <w:style w:type="character" w:customStyle="1" w:styleId="Heading1Char">
    <w:name w:val="Heading 1 Char"/>
    <w:basedOn w:val="DefaultParagraphFont"/>
    <w:link w:val="Heading1"/>
    <w:rsid w:val="00A9437F"/>
    <w:rPr>
      <w:rFonts w:asciiTheme="minorHAnsi" w:hAnsiTheme="minorHAnsi"/>
      <w:b/>
      <w:caps/>
      <w:noProof/>
      <w:color w:val="00558C"/>
      <w:sz w:val="24"/>
      <w:lang w:eastAsia="en-US"/>
    </w:rPr>
  </w:style>
  <w:style w:type="character" w:customStyle="1" w:styleId="Heading2Char">
    <w:name w:val="Heading 2 Char"/>
    <w:basedOn w:val="DefaultParagraphFont"/>
    <w:link w:val="Heading2"/>
    <w:rsid w:val="003C65E9"/>
    <w:rPr>
      <w:rFonts w:asciiTheme="minorHAnsi" w:hAnsiTheme="minorHAnsi" w:cstheme="minorHAnsi"/>
      <w:b/>
      <w:smallCaps/>
      <w:color w:val="00558C"/>
      <w:sz w:val="22"/>
      <w:szCs w:val="22"/>
      <w:lang w:val="en-GB" w:eastAsia="en-US"/>
    </w:rPr>
  </w:style>
  <w:style w:type="character" w:customStyle="1" w:styleId="BodyTextChar">
    <w:name w:val="Body Text Char"/>
    <w:basedOn w:val="DefaultParagraphFont"/>
    <w:link w:val="BodyText"/>
    <w:qFormat/>
    <w:rsid w:val="00A77325"/>
    <w:rPr>
      <w:rFonts w:asciiTheme="minorHAnsi" w:hAnsiTheme="minorHAnsi" w:cstheme="minorHAnsi"/>
      <w:sz w:val="22"/>
      <w:szCs w:val="22"/>
      <w:lang w:val="en-GB" w:eastAsia="en-US"/>
    </w:rPr>
  </w:style>
  <w:style w:type="paragraph" w:customStyle="1" w:styleId="Session">
    <w:name w:val="Session"/>
    <w:basedOn w:val="Title"/>
    <w:next w:val="Title"/>
    <w:link w:val="SessionChar"/>
    <w:qFormat/>
    <w:rsid w:val="00F05C08"/>
    <w:pPr>
      <w:framePr w:wrap="around" w:hAnchor="margin" w:xAlign="center" w:yAlign="center"/>
      <w:spacing w:before="100" w:beforeAutospacing="1"/>
    </w:pPr>
    <w:rPr>
      <w:caps/>
      <w:sz w:val="40"/>
    </w:rPr>
  </w:style>
  <w:style w:type="character" w:customStyle="1" w:styleId="TitleChar">
    <w:name w:val="Title Char"/>
    <w:basedOn w:val="DefaultParagraphFont"/>
    <w:link w:val="Title"/>
    <w:rsid w:val="0097638C"/>
    <w:rPr>
      <w:rFonts w:ascii="Arial" w:hAnsi="Arial" w:cstheme="minorHAnsi"/>
      <w:b/>
      <w:color w:val="00558C"/>
      <w:kern w:val="28"/>
      <w:sz w:val="24"/>
      <w:szCs w:val="22"/>
      <w:lang w:val="en-GB" w:eastAsia="en-US"/>
    </w:rPr>
  </w:style>
  <w:style w:type="character" w:customStyle="1" w:styleId="SessionChar">
    <w:name w:val="Session Char"/>
    <w:basedOn w:val="TitleChar"/>
    <w:link w:val="Session"/>
    <w:rsid w:val="00F05C08"/>
    <w:rPr>
      <w:rFonts w:ascii="Arial" w:hAnsi="Arial" w:cstheme="minorHAnsi"/>
      <w:b/>
      <w:caps/>
      <w:color w:val="00558C"/>
      <w:kern w:val="28"/>
      <w:sz w:val="40"/>
      <w:szCs w:val="22"/>
      <w:lang w:val="en-GB" w:eastAsia="en-US"/>
    </w:rPr>
  </w:style>
  <w:style w:type="paragraph" w:customStyle="1" w:styleId="Author">
    <w:name w:val="Author"/>
    <w:basedOn w:val="BodyText"/>
    <w:link w:val="AuthorChar"/>
    <w:qFormat/>
    <w:rsid w:val="005F7404"/>
    <w:pPr>
      <w:spacing w:before="120" w:after="0"/>
      <w:contextualSpacing/>
      <w:jc w:val="left"/>
    </w:pPr>
  </w:style>
  <w:style w:type="character" w:customStyle="1" w:styleId="AuthorChar">
    <w:name w:val="Author Char"/>
    <w:basedOn w:val="BodyTextChar"/>
    <w:link w:val="Author"/>
    <w:rsid w:val="005F7404"/>
    <w:rPr>
      <w:rFonts w:asciiTheme="minorHAnsi" w:hAnsiTheme="minorHAnsi" w:cstheme="minorHAnsi"/>
      <w:sz w:val="22"/>
      <w:szCs w:val="22"/>
      <w:lang w:val="en-GB" w:eastAsia="en-US"/>
    </w:rPr>
  </w:style>
  <w:style w:type="character" w:styleId="UnresolvedMention">
    <w:name w:val="Unresolved Mention"/>
    <w:basedOn w:val="DefaultParagraphFont"/>
    <w:uiPriority w:val="99"/>
    <w:semiHidden/>
    <w:unhideWhenUsed/>
    <w:rsid w:val="00E4615A"/>
    <w:rPr>
      <w:color w:val="605E5C"/>
      <w:shd w:val="clear" w:color="auto" w:fill="E1DFDD"/>
    </w:rPr>
  </w:style>
  <w:style w:type="paragraph" w:customStyle="1" w:styleId="Affiliationetc">
    <w:name w:val="Affiliation etc"/>
    <w:basedOn w:val="Normal"/>
    <w:link w:val="AffiliationetcChar"/>
    <w:qFormat/>
    <w:rsid w:val="003B08A7"/>
    <w:pPr>
      <w:spacing w:before="120" w:line="276" w:lineRule="auto"/>
    </w:pPr>
    <w:rPr>
      <w:rFonts w:ascii="Calibri" w:eastAsiaTheme="minorEastAsia" w:hAnsi="Calibri" w:cs="Calibri"/>
      <w:kern w:val="2"/>
      <w:sz w:val="24"/>
      <w:lang w:eastAsia="ko-KR"/>
    </w:rPr>
  </w:style>
  <w:style w:type="character" w:customStyle="1" w:styleId="AffiliationetcChar">
    <w:name w:val="Affiliation etc Char"/>
    <w:basedOn w:val="DefaultParagraphFont"/>
    <w:link w:val="Affiliationetc"/>
    <w:rsid w:val="003B08A7"/>
    <w:rPr>
      <w:rFonts w:ascii="Calibri" w:eastAsiaTheme="minorEastAsia" w:hAnsi="Calibri" w:cs="Calibri"/>
      <w:kern w:val="2"/>
      <w:sz w:val="24"/>
      <w:szCs w:val="22"/>
      <w:lang w:val="en-GB"/>
    </w:rPr>
  </w:style>
  <w:style w:type="table" w:customStyle="1" w:styleId="TableGrid1">
    <w:name w:val="Table Grid1"/>
    <w:basedOn w:val="TableNormal"/>
    <w:next w:val="TableGrid"/>
    <w:uiPriority w:val="39"/>
    <w:rsid w:val="006026A9"/>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A7755"/>
    <w:rPr>
      <w:rFonts w:asciiTheme="minorHAnsi" w:eastAsiaTheme="minorEastAsia" w:hAnsiTheme="minorHAnsi" w:cstheme="minorBidi"/>
      <w:kern w:val="2"/>
      <w:sz w:val="21"/>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3A297E"/>
    <w:rPr>
      <w:rFonts w:asciiTheme="minorHAnsi" w:eastAsiaTheme="minorEastAsia" w:hAnsiTheme="minorHAnsi" w:cstheme="minorBidi"/>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5">
    <w:name w:val="List Table 4 Accent 5"/>
    <w:basedOn w:val="TableNormal"/>
    <w:uiPriority w:val="49"/>
    <w:rsid w:val="00E95B07"/>
    <w:rPr>
      <w:rFonts w:eastAsia="Times New Roman"/>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Textbody">
    <w:name w:val="Text body"/>
    <w:basedOn w:val="Normal"/>
    <w:rsid w:val="00C05157"/>
    <w:pPr>
      <w:suppressAutoHyphens/>
      <w:autoSpaceDN w:val="0"/>
      <w:spacing w:after="120"/>
      <w:textAlignment w:val="baseline"/>
    </w:pPr>
    <w:rPr>
      <w:rFonts w:ascii="Calibri" w:eastAsia="Calibri" w:hAnsi="Calibri" w:cs="Calibri"/>
      <w:kern w:val="3"/>
    </w:rPr>
  </w:style>
  <w:style w:type="paragraph" w:customStyle="1" w:styleId="Standard">
    <w:name w:val="Standard"/>
    <w:rsid w:val="00205A45"/>
    <w:pPr>
      <w:suppressAutoHyphens/>
      <w:autoSpaceDN w:val="0"/>
      <w:jc w:val="both"/>
      <w:textAlignment w:val="baseline"/>
    </w:pPr>
    <w:rPr>
      <w:rFonts w:ascii="Calibri" w:eastAsia="Calibri" w:hAnsi="Calibri" w:cs="Calibri"/>
      <w:kern w:val="3"/>
      <w:sz w:val="22"/>
      <w:szCs w:val="22"/>
      <w:lang w:val="en-GB" w:eastAsia="en-US"/>
    </w:rPr>
  </w:style>
  <w:style w:type="numbering" w:customStyle="1" w:styleId="WWNum1">
    <w:name w:val="WWNum1"/>
    <w:basedOn w:val="NoList"/>
    <w:rsid w:val="00205A45"/>
    <w:pPr>
      <w:numPr>
        <w:numId w:val="14"/>
      </w:numPr>
    </w:pPr>
  </w:style>
  <w:style w:type="numbering" w:customStyle="1" w:styleId="WWNum22">
    <w:name w:val="WWNum22"/>
    <w:basedOn w:val="NoList"/>
    <w:rsid w:val="00205A45"/>
    <w:pPr>
      <w:numPr>
        <w:numId w:val="15"/>
      </w:numPr>
    </w:pPr>
  </w:style>
  <w:style w:type="paragraph" w:styleId="Bibliography">
    <w:name w:val="Bibliography"/>
    <w:basedOn w:val="Normal"/>
    <w:next w:val="Normal"/>
    <w:uiPriority w:val="37"/>
    <w:unhideWhenUsed/>
    <w:rsid w:val="00CE2805"/>
  </w:style>
  <w:style w:type="table" w:customStyle="1" w:styleId="TableGrid4">
    <w:name w:val="Table Grid4"/>
    <w:basedOn w:val="TableNormal"/>
    <w:next w:val="TableGrid"/>
    <w:rsid w:val="00CE2805"/>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1F5EAF"/>
    <w:pPr>
      <w:jc w:val="both"/>
    </w:pPr>
    <w:rPr>
      <w:rFonts w:asciiTheme="minorHAnsi" w:eastAsiaTheme="minorHAnsi" w:hAnsiTheme="minorHAnsi" w:cstheme="minorBidi"/>
      <w:sz w:val="22"/>
      <w:szCs w:val="22"/>
      <w:lang w:val="it-IT"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691DB2"/>
    <w:rPr>
      <w:rFonts w:asciiTheme="minorHAnsi" w:eastAsiaTheme="minorHAnsi" w:hAnsiTheme="minorHAnsi" w:cstheme="minorBidi"/>
      <w:sz w:val="22"/>
      <w:szCs w:val="22"/>
      <w:lang w:val="pt-BR"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rsid w:val="00C70A48"/>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1">
    <w:name w:val="Caption1"/>
    <w:basedOn w:val="Normal"/>
    <w:next w:val="Normal"/>
    <w:rsid w:val="00296683"/>
    <w:pPr>
      <w:spacing w:before="120" w:after="120"/>
      <w:jc w:val="center"/>
    </w:pPr>
    <w:rPr>
      <w:rFonts w:eastAsia="Times New Roman"/>
      <w:lang w:val="en-US"/>
    </w:rPr>
  </w:style>
  <w:style w:type="table" w:customStyle="1" w:styleId="TableGrid8">
    <w:name w:val="Table Grid8"/>
    <w:basedOn w:val="TableNormal"/>
    <w:next w:val="TableGrid"/>
    <w:rsid w:val="00F3233F"/>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itternetztabelle6farbig1">
    <w:name w:val="Gitternetztabelle 6 farbig1"/>
    <w:basedOn w:val="TableNormal"/>
    <w:uiPriority w:val="51"/>
    <w:rsid w:val="00654957"/>
    <w:rPr>
      <w:rFonts w:eastAsia="Times New Roman"/>
      <w:color w:val="000000" w:themeColor="text1"/>
      <w:lang w:val="de-DE" w:eastAsia="de-D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Grid9">
    <w:name w:val="Table Grid9"/>
    <w:basedOn w:val="TableNormal"/>
    <w:next w:val="TableGrid"/>
    <w:rsid w:val="003D29F6"/>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바탕글"/>
    <w:basedOn w:val="Normal"/>
    <w:rsid w:val="008312C9"/>
    <w:pPr>
      <w:widowControl w:val="0"/>
      <w:wordWrap w:val="0"/>
      <w:autoSpaceDE w:val="0"/>
      <w:autoSpaceDN w:val="0"/>
      <w:spacing w:line="384" w:lineRule="auto"/>
      <w:textAlignment w:val="baseline"/>
    </w:pPr>
    <w:rPr>
      <w:rFonts w:ascii="함초롬바탕" w:eastAsia="Gulim" w:hAnsi="Gulim" w:cs="Gulim"/>
      <w:color w:val="000000"/>
      <w:sz w:val="20"/>
      <w:szCs w:val="20"/>
      <w:lang w:val="en-US" w:eastAsia="ko-KR"/>
    </w:rPr>
  </w:style>
  <w:style w:type="table" w:customStyle="1" w:styleId="TableGrid10">
    <w:name w:val="Table Grid10"/>
    <w:basedOn w:val="TableNormal"/>
    <w:next w:val="TableGrid"/>
    <w:rsid w:val="003C6FF5"/>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7A407D"/>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DB474B"/>
  </w:style>
  <w:style w:type="character" w:styleId="PlaceholderText">
    <w:name w:val="Placeholder Text"/>
    <w:basedOn w:val="DefaultParagraphFont"/>
    <w:uiPriority w:val="99"/>
    <w:semiHidden/>
    <w:rsid w:val="00DB474B"/>
    <w:rPr>
      <w:color w:val="808080"/>
    </w:rPr>
  </w:style>
  <w:style w:type="table" w:customStyle="1" w:styleId="TableGrid12">
    <w:name w:val="Table Grid12"/>
    <w:basedOn w:val="TableNormal"/>
    <w:next w:val="TableGrid"/>
    <w:rsid w:val="00DB474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basedOn w:val="DefaultParagraphFont"/>
    <w:uiPriority w:val="99"/>
    <w:rsid w:val="00120512"/>
    <w:rPr>
      <w:vertAlign w:val="superscript"/>
    </w:rPr>
  </w:style>
  <w:style w:type="paragraph" w:customStyle="1" w:styleId="21">
    <w:name w:val="正文首行缩进 21"/>
    <w:basedOn w:val="BodyTextIndent"/>
    <w:qFormat/>
    <w:rsid w:val="00291A64"/>
    <w:pPr>
      <w:autoSpaceDE w:val="0"/>
      <w:autoSpaceDN w:val="0"/>
      <w:spacing w:before="100" w:beforeAutospacing="1"/>
      <w:jc w:val="left"/>
    </w:pPr>
    <w:rPr>
      <w:rFonts w:ascii="SimSun" w:eastAsia="SimSun" w:hAnsi="SimSun" w:cs="SimSun"/>
    </w:rPr>
  </w:style>
  <w:style w:type="paragraph" w:customStyle="1" w:styleId="a0">
    <w:name w:val="报告正文"/>
    <w:basedOn w:val="Normal"/>
    <w:qFormat/>
    <w:rsid w:val="00291A64"/>
    <w:pPr>
      <w:spacing w:line="360" w:lineRule="auto"/>
      <w:ind w:firstLineChars="200" w:firstLine="200"/>
    </w:pPr>
    <w:rPr>
      <w:rFonts w:eastAsia="Times New Roman"/>
      <w:sz w:val="28"/>
    </w:rPr>
  </w:style>
  <w:style w:type="numbering" w:customStyle="1" w:styleId="NoList2">
    <w:name w:val="No List2"/>
    <w:next w:val="NoList"/>
    <w:uiPriority w:val="99"/>
    <w:semiHidden/>
    <w:unhideWhenUsed/>
    <w:rsid w:val="00904263"/>
  </w:style>
  <w:style w:type="paragraph" w:customStyle="1" w:styleId="Figure0">
    <w:name w:val="Figure"/>
    <w:basedOn w:val="Caption"/>
    <w:link w:val="FigureChar"/>
    <w:qFormat/>
    <w:rsid w:val="00904263"/>
    <w:pPr>
      <w:keepNext/>
      <w:spacing w:before="240" w:after="0"/>
    </w:pPr>
    <w:rPr>
      <w:rFonts w:eastAsia="Times New Roman"/>
    </w:rPr>
  </w:style>
  <w:style w:type="table" w:customStyle="1" w:styleId="TableGrid13">
    <w:name w:val="Table Grid13"/>
    <w:basedOn w:val="TableNormal"/>
    <w:next w:val="TableGrid"/>
    <w:uiPriority w:val="59"/>
    <w:rsid w:val="00904263"/>
    <w:pPr>
      <w:keepNext/>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
    <w:name w:val="Table Header"/>
    <w:basedOn w:val="Normal"/>
    <w:link w:val="TableHeaderChar"/>
    <w:qFormat/>
    <w:rsid w:val="00904263"/>
    <w:pPr>
      <w:keepNext/>
      <w:jc w:val="left"/>
    </w:pPr>
    <w:rPr>
      <w:rFonts w:eastAsia="Times New Roman"/>
    </w:rPr>
  </w:style>
  <w:style w:type="character" w:customStyle="1" w:styleId="TableHeaderChar">
    <w:name w:val="Table Header Char"/>
    <w:basedOn w:val="DefaultParagraphFont"/>
    <w:link w:val="TableHeader"/>
    <w:rsid w:val="00904263"/>
    <w:rPr>
      <w:rFonts w:asciiTheme="minorHAnsi" w:eastAsia="Times New Roman" w:hAnsiTheme="minorHAnsi" w:cstheme="minorHAnsi"/>
      <w:sz w:val="22"/>
      <w:szCs w:val="22"/>
      <w:lang w:val="en-GB" w:eastAsia="en-US"/>
    </w:rPr>
  </w:style>
  <w:style w:type="character" w:customStyle="1" w:styleId="FigureChar">
    <w:name w:val="Figure Char"/>
    <w:basedOn w:val="DefaultParagraphFont"/>
    <w:link w:val="Figure0"/>
    <w:rsid w:val="00904263"/>
    <w:rPr>
      <w:rFonts w:asciiTheme="minorHAnsi" w:eastAsia="Times New Roman" w:hAnsiTheme="minorHAnsi" w:cstheme="minorHAnsi"/>
      <w:sz w:val="22"/>
      <w:szCs w:val="22"/>
      <w:lang w:eastAsia="en-US"/>
    </w:rPr>
  </w:style>
  <w:style w:type="character" w:customStyle="1" w:styleId="FootnoteTextChar">
    <w:name w:val="Footnote Text Char"/>
    <w:basedOn w:val="DefaultParagraphFont"/>
    <w:link w:val="FootnoteText"/>
    <w:rsid w:val="00904263"/>
    <w:rPr>
      <w:rFonts w:asciiTheme="minorHAnsi" w:hAnsiTheme="minorHAnsi" w:cstheme="minorHAnsi"/>
      <w:szCs w:val="22"/>
      <w:lang w:val="en-GB" w:eastAsia="en-US"/>
    </w:rPr>
  </w:style>
  <w:style w:type="character" w:customStyle="1" w:styleId="rynqvb">
    <w:name w:val="rynqvb"/>
    <w:basedOn w:val="DefaultParagraphFont"/>
    <w:rsid w:val="00566F41"/>
  </w:style>
  <w:style w:type="numbering" w:customStyle="1" w:styleId="NoList3">
    <w:name w:val="No List3"/>
    <w:next w:val="NoList"/>
    <w:uiPriority w:val="99"/>
    <w:semiHidden/>
    <w:unhideWhenUsed/>
    <w:rsid w:val="00C554F5"/>
  </w:style>
  <w:style w:type="paragraph" w:customStyle="1" w:styleId="Figure">
    <w:name w:val="Figure_#"/>
    <w:basedOn w:val="Normal"/>
    <w:next w:val="Normal"/>
    <w:qFormat/>
    <w:rsid w:val="00C554F5"/>
    <w:pPr>
      <w:numPr>
        <w:numId w:val="16"/>
      </w:numPr>
      <w:spacing w:before="120" w:after="360"/>
      <w:jc w:val="center"/>
    </w:pPr>
    <w:rPr>
      <w:rFonts w:ascii="Arial" w:eastAsia="Calibri" w:hAnsi="Arial" w:cs="Calibri"/>
      <w:i/>
      <w:szCs w:val="20"/>
      <w:lang w:eastAsia="en-GB"/>
    </w:rPr>
  </w:style>
  <w:style w:type="paragraph" w:customStyle="1" w:styleId="Table">
    <w:name w:val="Table_#"/>
    <w:basedOn w:val="Normal"/>
    <w:next w:val="Normal"/>
    <w:qFormat/>
    <w:rsid w:val="00C554F5"/>
    <w:pPr>
      <w:keepNext/>
      <w:numPr>
        <w:numId w:val="17"/>
      </w:numPr>
      <w:spacing w:before="120" w:after="120"/>
      <w:jc w:val="center"/>
    </w:pPr>
    <w:rPr>
      <w:rFonts w:ascii="Arial" w:eastAsia="Calibri" w:hAnsi="Arial" w:cs="Calibri"/>
      <w:i/>
      <w:szCs w:val="20"/>
      <w:lang w:eastAsia="en-GB"/>
    </w:rPr>
  </w:style>
  <w:style w:type="table" w:customStyle="1" w:styleId="TableGrid14">
    <w:name w:val="Table Grid14"/>
    <w:basedOn w:val="TableNormal"/>
    <w:next w:val="TableGrid"/>
    <w:uiPriority w:val="59"/>
    <w:rsid w:val="00C554F5"/>
    <w:rPr>
      <w:rFonts w:ascii="Calibri" w:eastAsia="Calibri" w:hAnsi="Calibri"/>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
    <w:name w:val="No List4"/>
    <w:next w:val="NoList"/>
    <w:uiPriority w:val="99"/>
    <w:semiHidden/>
    <w:unhideWhenUsed/>
    <w:rsid w:val="00AC0237"/>
  </w:style>
  <w:style w:type="character" w:customStyle="1" w:styleId="Heading3Char">
    <w:name w:val="Heading 3 Char"/>
    <w:basedOn w:val="DefaultParagraphFont"/>
    <w:link w:val="Heading3"/>
    <w:rsid w:val="00AC0237"/>
    <w:rPr>
      <w:rFonts w:asciiTheme="minorHAnsi" w:hAnsiTheme="minorHAnsi" w:cstheme="minorHAnsi"/>
      <w:i/>
      <w:color w:val="00558C"/>
      <w:sz w:val="22"/>
      <w:szCs w:val="22"/>
      <w:lang w:val="en-GB" w:eastAsia="en-US"/>
    </w:rPr>
  </w:style>
  <w:style w:type="character" w:customStyle="1" w:styleId="Heading4Char">
    <w:name w:val="Heading 4 Char"/>
    <w:basedOn w:val="DefaultParagraphFont"/>
    <w:link w:val="Heading4"/>
    <w:rsid w:val="00AC0237"/>
    <w:rPr>
      <w:rFonts w:ascii="Arial" w:hAnsi="Arial" w:cstheme="minorHAnsi"/>
      <w:sz w:val="22"/>
      <w:szCs w:val="22"/>
      <w:lang w:val="en-GB" w:eastAsia="en-US"/>
    </w:rPr>
  </w:style>
  <w:style w:type="character" w:customStyle="1" w:styleId="Heading5Char">
    <w:name w:val="Heading 5 Char"/>
    <w:basedOn w:val="DefaultParagraphFont"/>
    <w:link w:val="Heading5"/>
    <w:rsid w:val="00AC0237"/>
    <w:rPr>
      <w:rFonts w:asciiTheme="minorHAnsi" w:hAnsiTheme="minorHAnsi" w:cstheme="minorHAnsi"/>
      <w:sz w:val="22"/>
      <w:szCs w:val="22"/>
      <w:lang w:val="en-GB" w:eastAsia="en-US"/>
    </w:rPr>
  </w:style>
  <w:style w:type="character" w:customStyle="1" w:styleId="Heading6Char">
    <w:name w:val="Heading 6 Char"/>
    <w:basedOn w:val="DefaultParagraphFont"/>
    <w:link w:val="Heading6"/>
    <w:rsid w:val="00AC0237"/>
    <w:rPr>
      <w:rFonts w:asciiTheme="minorHAnsi" w:hAnsiTheme="minorHAnsi" w:cstheme="minorHAnsi"/>
      <w:i/>
      <w:sz w:val="22"/>
      <w:szCs w:val="22"/>
      <w:lang w:val="en-GB" w:eastAsia="en-US"/>
    </w:rPr>
  </w:style>
  <w:style w:type="character" w:customStyle="1" w:styleId="Heading7Char">
    <w:name w:val="Heading 7 Char"/>
    <w:basedOn w:val="DefaultParagraphFont"/>
    <w:link w:val="Heading7"/>
    <w:rsid w:val="00AC0237"/>
    <w:rPr>
      <w:rFonts w:ascii="Arial" w:hAnsi="Arial" w:cstheme="minorHAnsi"/>
      <w:szCs w:val="22"/>
      <w:lang w:val="en-GB" w:eastAsia="en-US"/>
    </w:rPr>
  </w:style>
  <w:style w:type="character" w:customStyle="1" w:styleId="Heading8Char">
    <w:name w:val="Heading 8 Char"/>
    <w:basedOn w:val="DefaultParagraphFont"/>
    <w:link w:val="Heading8"/>
    <w:rsid w:val="00AC0237"/>
    <w:rPr>
      <w:rFonts w:ascii="Arial" w:hAnsi="Arial" w:cstheme="minorHAnsi"/>
      <w:i/>
      <w:szCs w:val="22"/>
      <w:lang w:val="en-GB" w:eastAsia="en-US"/>
    </w:rPr>
  </w:style>
  <w:style w:type="character" w:customStyle="1" w:styleId="Heading9Char">
    <w:name w:val="Heading 9 Char"/>
    <w:basedOn w:val="DefaultParagraphFont"/>
    <w:link w:val="Heading9"/>
    <w:rsid w:val="00AC0237"/>
    <w:rPr>
      <w:rFonts w:ascii="Arial" w:hAnsi="Arial" w:cstheme="minorHAnsi"/>
      <w:b/>
      <w:i/>
      <w:sz w:val="18"/>
      <w:szCs w:val="22"/>
      <w:lang w:val="en-GB" w:eastAsia="en-US"/>
    </w:rPr>
  </w:style>
  <w:style w:type="character" w:customStyle="1" w:styleId="FooterChar">
    <w:name w:val="Footer Char"/>
    <w:basedOn w:val="DefaultParagraphFont"/>
    <w:link w:val="Footer"/>
    <w:rsid w:val="00AC0237"/>
    <w:rPr>
      <w:rFonts w:asciiTheme="minorHAnsi" w:hAnsiTheme="minorHAnsi" w:cstheme="minorHAnsi"/>
      <w:sz w:val="18"/>
      <w:szCs w:val="22"/>
      <w:lang w:eastAsia="en-US"/>
    </w:rPr>
  </w:style>
  <w:style w:type="character" w:customStyle="1" w:styleId="BodyText2Char">
    <w:name w:val="Body Text 2 Char"/>
    <w:basedOn w:val="DefaultParagraphFont"/>
    <w:link w:val="BodyText2"/>
    <w:rsid w:val="00AC0237"/>
    <w:rPr>
      <w:rFonts w:asciiTheme="minorHAnsi" w:hAnsiTheme="minorHAnsi" w:cstheme="minorHAnsi"/>
      <w:sz w:val="22"/>
      <w:szCs w:val="22"/>
      <w:lang w:val="en-GB" w:eastAsia="en-US"/>
    </w:rPr>
  </w:style>
  <w:style w:type="character" w:customStyle="1" w:styleId="BodyText3Char">
    <w:name w:val="Body Text 3 Char"/>
    <w:basedOn w:val="DefaultParagraphFont"/>
    <w:link w:val="BodyText3"/>
    <w:rsid w:val="00AC0237"/>
    <w:rPr>
      <w:rFonts w:asciiTheme="minorHAnsi" w:hAnsiTheme="minorHAnsi" w:cstheme="minorHAnsi"/>
      <w:sz w:val="16"/>
      <w:szCs w:val="22"/>
      <w:lang w:val="en-GB" w:eastAsia="en-US"/>
    </w:rPr>
  </w:style>
  <w:style w:type="character" w:customStyle="1" w:styleId="BodyTextFirstIndentChar">
    <w:name w:val="Body Text First Indent Char"/>
    <w:basedOn w:val="BodyTextChar"/>
    <w:link w:val="BodyTextFirstIndent"/>
    <w:rsid w:val="00AC0237"/>
    <w:rPr>
      <w:rFonts w:asciiTheme="minorHAnsi" w:hAnsiTheme="minorHAnsi" w:cstheme="minorHAnsi"/>
      <w:sz w:val="22"/>
      <w:szCs w:val="22"/>
      <w:lang w:val="en-GB" w:eastAsia="en-US"/>
    </w:rPr>
  </w:style>
  <w:style w:type="character" w:customStyle="1" w:styleId="BodyTextIndentChar">
    <w:name w:val="Body Text Indent Char"/>
    <w:basedOn w:val="DefaultParagraphFont"/>
    <w:link w:val="BodyTextIndent"/>
    <w:rsid w:val="00AC0237"/>
    <w:rPr>
      <w:rFonts w:asciiTheme="minorHAnsi" w:hAnsiTheme="minorHAnsi" w:cstheme="minorHAnsi"/>
      <w:sz w:val="22"/>
      <w:szCs w:val="22"/>
      <w:lang w:val="en-GB" w:eastAsia="en-US"/>
    </w:rPr>
  </w:style>
  <w:style w:type="character" w:customStyle="1" w:styleId="BodyTextFirstIndent2Char">
    <w:name w:val="Body Text First Indent 2 Char"/>
    <w:basedOn w:val="BodyTextIndentChar"/>
    <w:link w:val="BodyTextFirstIndent2"/>
    <w:rsid w:val="00AC0237"/>
    <w:rPr>
      <w:rFonts w:asciiTheme="minorHAnsi" w:hAnsiTheme="minorHAnsi" w:cstheme="minorHAnsi"/>
      <w:sz w:val="22"/>
      <w:szCs w:val="22"/>
      <w:lang w:val="en-GB" w:eastAsia="en-US"/>
    </w:rPr>
  </w:style>
  <w:style w:type="character" w:customStyle="1" w:styleId="BodyTextIndent2Char">
    <w:name w:val="Body Text Indent 2 Char"/>
    <w:basedOn w:val="DefaultParagraphFont"/>
    <w:link w:val="BodyTextIndent2"/>
    <w:rsid w:val="00AC0237"/>
    <w:rPr>
      <w:rFonts w:asciiTheme="minorHAnsi" w:hAnsiTheme="minorHAnsi" w:cstheme="minorHAnsi"/>
      <w:sz w:val="22"/>
      <w:szCs w:val="22"/>
      <w:lang w:val="en-GB" w:eastAsia="en-US"/>
    </w:rPr>
  </w:style>
  <w:style w:type="character" w:customStyle="1" w:styleId="BodyTextIndent3Char">
    <w:name w:val="Body Text Indent 3 Char"/>
    <w:basedOn w:val="DefaultParagraphFont"/>
    <w:link w:val="BodyTextIndent3"/>
    <w:rsid w:val="00AC0237"/>
    <w:rPr>
      <w:rFonts w:asciiTheme="minorHAnsi" w:hAnsiTheme="minorHAnsi" w:cstheme="minorHAnsi"/>
      <w:sz w:val="16"/>
      <w:szCs w:val="22"/>
      <w:lang w:val="en-GB" w:eastAsia="en-US"/>
    </w:rPr>
  </w:style>
  <w:style w:type="character" w:customStyle="1" w:styleId="ClosingChar">
    <w:name w:val="Closing Char"/>
    <w:basedOn w:val="DefaultParagraphFont"/>
    <w:link w:val="Closing"/>
    <w:rsid w:val="00AC0237"/>
    <w:rPr>
      <w:rFonts w:asciiTheme="minorHAnsi" w:hAnsiTheme="minorHAnsi" w:cstheme="minorHAnsi"/>
      <w:sz w:val="22"/>
      <w:szCs w:val="22"/>
      <w:lang w:val="en-GB" w:eastAsia="en-US"/>
    </w:rPr>
  </w:style>
  <w:style w:type="character" w:customStyle="1" w:styleId="DateChar">
    <w:name w:val="Date Char"/>
    <w:basedOn w:val="DefaultParagraphFont"/>
    <w:link w:val="Date"/>
    <w:rsid w:val="00AC0237"/>
    <w:rPr>
      <w:rFonts w:asciiTheme="minorHAnsi" w:hAnsiTheme="minorHAnsi" w:cstheme="minorHAnsi"/>
      <w:sz w:val="22"/>
      <w:szCs w:val="22"/>
      <w:lang w:val="en-GB" w:eastAsia="en-US"/>
    </w:rPr>
  </w:style>
  <w:style w:type="character" w:customStyle="1" w:styleId="DocumentMapChar">
    <w:name w:val="Document Map Char"/>
    <w:basedOn w:val="DefaultParagraphFont"/>
    <w:link w:val="DocumentMap"/>
    <w:semiHidden/>
    <w:rsid w:val="00AC0237"/>
    <w:rPr>
      <w:rFonts w:ascii="Tahoma" w:hAnsi="Tahoma" w:cstheme="minorHAnsi"/>
      <w:sz w:val="22"/>
      <w:szCs w:val="22"/>
      <w:shd w:val="clear" w:color="auto" w:fill="000080"/>
      <w:lang w:val="en-GB" w:eastAsia="en-US"/>
    </w:rPr>
  </w:style>
  <w:style w:type="character" w:customStyle="1" w:styleId="EndnoteTextChar">
    <w:name w:val="Endnote Text Char"/>
    <w:basedOn w:val="DefaultParagraphFont"/>
    <w:link w:val="EndnoteText"/>
    <w:semiHidden/>
    <w:rsid w:val="00AC0237"/>
    <w:rPr>
      <w:rFonts w:asciiTheme="minorHAnsi" w:hAnsiTheme="minorHAnsi" w:cstheme="minorHAnsi"/>
      <w:szCs w:val="22"/>
      <w:lang w:val="en-GB" w:eastAsia="en-US"/>
    </w:rPr>
  </w:style>
  <w:style w:type="character" w:customStyle="1" w:styleId="MacroTextChar">
    <w:name w:val="Macro Text Char"/>
    <w:basedOn w:val="DefaultParagraphFont"/>
    <w:link w:val="MacroText"/>
    <w:semiHidden/>
    <w:rsid w:val="00AC0237"/>
    <w:rPr>
      <w:rFonts w:ascii="Courier New" w:hAnsi="Courier New"/>
      <w:lang w:val="en-GB" w:eastAsia="en-US"/>
    </w:rPr>
  </w:style>
  <w:style w:type="character" w:customStyle="1" w:styleId="MessageHeaderChar">
    <w:name w:val="Message Header Char"/>
    <w:basedOn w:val="DefaultParagraphFont"/>
    <w:link w:val="MessageHeader"/>
    <w:rsid w:val="00AC0237"/>
    <w:rPr>
      <w:rFonts w:ascii="Arial" w:hAnsi="Arial" w:cstheme="minorHAnsi"/>
      <w:sz w:val="22"/>
      <w:szCs w:val="22"/>
      <w:shd w:val="pct20" w:color="auto" w:fill="auto"/>
      <w:lang w:val="en-GB" w:eastAsia="en-US"/>
    </w:rPr>
  </w:style>
  <w:style w:type="character" w:customStyle="1" w:styleId="NoteHeadingChar">
    <w:name w:val="Note Heading Char"/>
    <w:basedOn w:val="DefaultParagraphFont"/>
    <w:link w:val="NoteHeading"/>
    <w:rsid w:val="00AC0237"/>
    <w:rPr>
      <w:rFonts w:asciiTheme="minorHAnsi" w:hAnsiTheme="minorHAnsi" w:cstheme="minorHAnsi"/>
      <w:sz w:val="22"/>
      <w:szCs w:val="22"/>
      <w:lang w:val="en-GB" w:eastAsia="en-US"/>
    </w:rPr>
  </w:style>
  <w:style w:type="character" w:customStyle="1" w:styleId="PlainTextChar">
    <w:name w:val="Plain Text Char"/>
    <w:basedOn w:val="DefaultParagraphFont"/>
    <w:link w:val="PlainText"/>
    <w:uiPriority w:val="99"/>
    <w:rsid w:val="00AC0237"/>
    <w:rPr>
      <w:rFonts w:ascii="Courier New" w:hAnsi="Courier New" w:cstheme="minorHAnsi"/>
      <w:szCs w:val="22"/>
      <w:lang w:val="en-GB" w:eastAsia="en-US"/>
    </w:rPr>
  </w:style>
  <w:style w:type="character" w:customStyle="1" w:styleId="SalutationChar">
    <w:name w:val="Salutation Char"/>
    <w:basedOn w:val="DefaultParagraphFont"/>
    <w:link w:val="Salutation"/>
    <w:rsid w:val="00AC0237"/>
    <w:rPr>
      <w:rFonts w:asciiTheme="minorHAnsi" w:hAnsiTheme="minorHAnsi" w:cstheme="minorHAnsi"/>
      <w:sz w:val="22"/>
      <w:szCs w:val="22"/>
      <w:lang w:val="en-GB" w:eastAsia="en-US"/>
    </w:rPr>
  </w:style>
  <w:style w:type="character" w:customStyle="1" w:styleId="SignatureChar">
    <w:name w:val="Signature Char"/>
    <w:basedOn w:val="DefaultParagraphFont"/>
    <w:link w:val="Signature"/>
    <w:rsid w:val="00AC0237"/>
    <w:rPr>
      <w:rFonts w:asciiTheme="minorHAnsi" w:hAnsiTheme="minorHAnsi" w:cstheme="minorHAnsi"/>
      <w:sz w:val="22"/>
      <w:szCs w:val="22"/>
      <w:lang w:val="en-GB" w:eastAsia="en-US"/>
    </w:rPr>
  </w:style>
  <w:style w:type="character" w:customStyle="1" w:styleId="SubtitleChar">
    <w:name w:val="Subtitle Char"/>
    <w:basedOn w:val="DefaultParagraphFont"/>
    <w:link w:val="Subtitle"/>
    <w:rsid w:val="00AC0237"/>
    <w:rPr>
      <w:rFonts w:ascii="Arial" w:hAnsi="Arial" w:cstheme="minorHAnsi"/>
      <w:sz w:val="22"/>
      <w:szCs w:val="22"/>
      <w:lang w:val="en-GB" w:eastAsia="en-US"/>
    </w:rPr>
  </w:style>
  <w:style w:type="numbering" w:customStyle="1" w:styleId="ArticleSection1">
    <w:name w:val="Article / Section1"/>
    <w:basedOn w:val="NoList"/>
    <w:next w:val="ArticleSection"/>
    <w:rsid w:val="00AC0237"/>
    <w:pPr>
      <w:numPr>
        <w:numId w:val="13"/>
      </w:numPr>
    </w:pPr>
  </w:style>
  <w:style w:type="paragraph" w:customStyle="1" w:styleId="Textedesaisie">
    <w:name w:val="Texte de saisie"/>
    <w:basedOn w:val="Normal"/>
    <w:uiPriority w:val="99"/>
    <w:qFormat/>
    <w:rsid w:val="00AC0237"/>
    <w:pPr>
      <w:tabs>
        <w:tab w:val="left" w:pos="3686"/>
      </w:tabs>
      <w:spacing w:line="216" w:lineRule="atLeast"/>
      <w:jc w:val="left"/>
    </w:pPr>
    <w:rPr>
      <w:rFonts w:eastAsiaTheme="minorEastAsia" w:cstheme="minorBidi"/>
      <w:color w:val="4472C4" w:themeColor="accent1"/>
      <w:sz w:val="18"/>
      <w:szCs w:val="18"/>
      <w:lang w:val="en-US"/>
    </w:rPr>
  </w:style>
  <w:style w:type="paragraph" w:customStyle="1" w:styleId="Tabelleneintrge">
    <w:name w:val="Tabelleneinträge"/>
    <w:basedOn w:val="Normal"/>
    <w:rsid w:val="00AC0237"/>
    <w:pPr>
      <w:tabs>
        <w:tab w:val="center" w:pos="4536"/>
        <w:tab w:val="right" w:pos="9072"/>
      </w:tabs>
      <w:spacing w:before="40" w:after="40"/>
    </w:pPr>
    <w:rPr>
      <w:rFonts w:ascii="Arial" w:eastAsia="Times New Roman" w:hAnsi="Arial" w:cs="Times New Roman"/>
      <w:sz w:val="18"/>
      <w:szCs w:val="20"/>
      <w:lang w:val="de-DE" w:eastAsia="de-DE"/>
    </w:rPr>
  </w:style>
  <w:style w:type="table" w:customStyle="1" w:styleId="TableGrid15">
    <w:name w:val="Table Grid15"/>
    <w:basedOn w:val="TableNormal"/>
    <w:next w:val="TableGrid"/>
    <w:rsid w:val="00AC0237"/>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AC0237"/>
    <w:rPr>
      <w:rFonts w:ascii="Calibri" w:eastAsia="Times New Roman" w:hAnsi="Calibri"/>
      <w:sz w:val="22"/>
      <w:szCs w:val="22"/>
      <w:lang w:val="de-DE" w:eastAsia="de-DE"/>
    </w:rPr>
  </w:style>
  <w:style w:type="character" w:customStyle="1" w:styleId="NoSpacingChar">
    <w:name w:val="No Spacing Char"/>
    <w:link w:val="NoSpacing"/>
    <w:uiPriority w:val="1"/>
    <w:rsid w:val="00AC0237"/>
    <w:rPr>
      <w:rFonts w:ascii="Calibri" w:eastAsia="Times New Roman" w:hAnsi="Calibri"/>
      <w:sz w:val="22"/>
      <w:szCs w:val="22"/>
      <w:lang w:val="de-DE" w:eastAsia="de-DE"/>
    </w:rPr>
  </w:style>
  <w:style w:type="table" w:styleId="GridTable1Light">
    <w:name w:val="Grid Table 1 Light"/>
    <w:basedOn w:val="TableNormal"/>
    <w:uiPriority w:val="46"/>
    <w:rsid w:val="00AC0237"/>
    <w:rPr>
      <w:rFonts w:eastAsia="Times New Roman"/>
      <w:lang w:val="en-GB" w:eastAsia="en-GB"/>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aracteresdenotaderodap">
    <w:name w:val="Caracteres de nota de rodapé"/>
    <w:rsid w:val="00A21011"/>
  </w:style>
  <w:style w:type="paragraph" w:customStyle="1" w:styleId="Header1">
    <w:name w:val="Header1"/>
    <w:basedOn w:val="Normal"/>
    <w:rsid w:val="004101B0"/>
    <w:pPr>
      <w:tabs>
        <w:tab w:val="center" w:pos="4153"/>
        <w:tab w:val="right" w:pos="9072"/>
      </w:tabs>
    </w:pPr>
    <w:rPr>
      <w:rFonts w:eastAsia="Times New Roman"/>
      <w:sz w:val="18"/>
      <w:lang w:val="en-US"/>
    </w:rPr>
  </w:style>
  <w:style w:type="paragraph" w:customStyle="1" w:styleId="a1">
    <w:name w:val="표제목"/>
    <w:uiPriority w:val="5"/>
    <w:rsid w:val="004101B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36" w:lineRule="auto"/>
      <w:textAlignment w:val="baseline"/>
    </w:pPr>
    <w:rPr>
      <w:rFonts w:ascii="NanumGothic" w:eastAsia="NanumGothic"/>
      <w:b/>
      <w:color w:val="000000"/>
      <w:spacing w:val="-10"/>
      <w:w w:val="93"/>
      <w:shd w:val="clear" w:color="000000" w:fill="auto"/>
    </w:rPr>
  </w:style>
  <w:style w:type="table" w:customStyle="1" w:styleId="TableGrid16">
    <w:name w:val="Table Grid16"/>
    <w:basedOn w:val="TableNormal"/>
    <w:next w:val="TableGrid"/>
    <w:rsid w:val="00E85B83"/>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9E0EA4"/>
    <w:rPr>
      <w:rFonts w:asciiTheme="minorHAnsi" w:eastAsiaTheme="minorHAnsi" w:hAnsiTheme="minorHAnsi" w:cstheme="minorBidi"/>
      <w:sz w:val="22"/>
      <w:szCs w:val="22"/>
      <w:lang w:val="pt-BR"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bjective">
    <w:name w:val="Objective"/>
    <w:basedOn w:val="Normal"/>
    <w:next w:val="BodyText"/>
    <w:rsid w:val="00ED27A6"/>
    <w:pPr>
      <w:spacing w:before="240" w:after="220" w:line="220" w:lineRule="atLeast"/>
      <w:jc w:val="left"/>
    </w:pPr>
    <w:rPr>
      <w:rFonts w:ascii="Cambria" w:eastAsia="Times New Roman" w:hAnsi="Cambria" w:cs="Times New Roman"/>
      <w:lang w:val="en-IE" w:eastAsia="en-IE"/>
    </w:rPr>
  </w:style>
  <w:style w:type="character" w:customStyle="1" w:styleId="fontstyle01">
    <w:name w:val="fontstyle01"/>
    <w:basedOn w:val="DefaultParagraphFont"/>
    <w:rsid w:val="00ED27A6"/>
    <w:rPr>
      <w:rFonts w:ascii="Calibri" w:hAnsi="Calibri" w:cs="Calibri" w:hint="default"/>
      <w:b w:val="0"/>
      <w:bCs w:val="0"/>
      <w:i w:val="0"/>
      <w:iCs w:val="0"/>
      <w:color w:val="000000"/>
      <w:sz w:val="22"/>
      <w:szCs w:val="22"/>
    </w:rPr>
  </w:style>
  <w:style w:type="paragraph" w:customStyle="1" w:styleId="Nopaper">
    <w:name w:val="No paper"/>
    <w:basedOn w:val="BodyText"/>
    <w:link w:val="NopaperChar"/>
    <w:qFormat/>
    <w:rsid w:val="00EA7675"/>
    <w:pPr>
      <w:spacing w:before="120"/>
    </w:pPr>
    <w:rPr>
      <w:i/>
      <w:lang w:val="en-US"/>
    </w:rPr>
  </w:style>
  <w:style w:type="paragraph" w:styleId="E-mailSignature">
    <w:name w:val="E-mail Signature"/>
    <w:basedOn w:val="Normal"/>
    <w:link w:val="E-mailSignatureChar"/>
    <w:rsid w:val="003B169D"/>
  </w:style>
  <w:style w:type="character" w:customStyle="1" w:styleId="NopaperChar">
    <w:name w:val="No paper Char"/>
    <w:basedOn w:val="BodyTextChar"/>
    <w:link w:val="Nopaper"/>
    <w:rsid w:val="00EA7675"/>
    <w:rPr>
      <w:rFonts w:asciiTheme="minorHAnsi" w:hAnsiTheme="minorHAnsi" w:cstheme="minorHAnsi"/>
      <w:i/>
      <w:sz w:val="22"/>
      <w:szCs w:val="22"/>
      <w:lang w:val="en-GB" w:eastAsia="en-US"/>
    </w:rPr>
  </w:style>
  <w:style w:type="character" w:customStyle="1" w:styleId="E-mailSignatureChar">
    <w:name w:val="E-mail Signature Char"/>
    <w:basedOn w:val="DefaultParagraphFont"/>
    <w:link w:val="E-mailSignature"/>
    <w:rsid w:val="003B169D"/>
    <w:rPr>
      <w:rFonts w:asciiTheme="minorHAnsi" w:hAnsiTheme="minorHAnsi" w:cstheme="minorHAnsi"/>
      <w:sz w:val="22"/>
      <w:szCs w:val="22"/>
      <w:lang w:val="en-GB" w:eastAsia="en-US"/>
    </w:rPr>
  </w:style>
  <w:style w:type="paragraph" w:styleId="HTMLAddress">
    <w:name w:val="HTML Address"/>
    <w:basedOn w:val="Normal"/>
    <w:link w:val="HTMLAddressChar"/>
    <w:rsid w:val="003B169D"/>
    <w:rPr>
      <w:i/>
      <w:iCs/>
    </w:rPr>
  </w:style>
  <w:style w:type="character" w:customStyle="1" w:styleId="HTMLAddressChar">
    <w:name w:val="HTML Address Char"/>
    <w:basedOn w:val="DefaultParagraphFont"/>
    <w:link w:val="HTMLAddress"/>
    <w:rsid w:val="003B169D"/>
    <w:rPr>
      <w:rFonts w:asciiTheme="minorHAnsi" w:hAnsiTheme="minorHAnsi" w:cstheme="minorHAnsi"/>
      <w:i/>
      <w:iCs/>
      <w:sz w:val="22"/>
      <w:szCs w:val="22"/>
      <w:lang w:val="en-GB" w:eastAsia="en-US"/>
    </w:rPr>
  </w:style>
  <w:style w:type="paragraph" w:styleId="IntenseQuote">
    <w:name w:val="Intense Quote"/>
    <w:basedOn w:val="Normal"/>
    <w:next w:val="Normal"/>
    <w:link w:val="IntenseQuoteChar"/>
    <w:uiPriority w:val="30"/>
    <w:rsid w:val="003B169D"/>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3B169D"/>
    <w:rPr>
      <w:rFonts w:asciiTheme="minorHAnsi" w:hAnsiTheme="minorHAnsi" w:cstheme="minorHAnsi"/>
      <w:i/>
      <w:iCs/>
      <w:color w:val="4472C4" w:themeColor="accent1"/>
      <w:sz w:val="22"/>
      <w:szCs w:val="22"/>
      <w:lang w:val="en-GB" w:eastAsia="en-US"/>
    </w:rPr>
  </w:style>
  <w:style w:type="paragraph" w:styleId="Quote">
    <w:name w:val="Quote"/>
    <w:basedOn w:val="Normal"/>
    <w:next w:val="Normal"/>
    <w:link w:val="QuoteChar"/>
    <w:uiPriority w:val="29"/>
    <w:rsid w:val="003B169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B169D"/>
    <w:rPr>
      <w:rFonts w:asciiTheme="minorHAnsi" w:hAnsiTheme="minorHAnsi" w:cstheme="minorHAnsi"/>
      <w:i/>
      <w:iCs/>
      <w:color w:val="404040" w:themeColor="text1" w:themeTint="BF"/>
      <w:sz w:val="22"/>
      <w:szCs w:val="22"/>
      <w:lang w:val="en-GB" w:eastAsia="en-US"/>
    </w:rPr>
  </w:style>
  <w:style w:type="paragraph" w:styleId="TOCHeading">
    <w:name w:val="TOC Heading"/>
    <w:basedOn w:val="Heading1"/>
    <w:next w:val="Normal"/>
    <w:uiPriority w:val="39"/>
    <w:unhideWhenUsed/>
    <w:qFormat/>
    <w:rsid w:val="003B169D"/>
    <w:pPr>
      <w:keepLines/>
      <w:numPr>
        <w:numId w:val="0"/>
      </w:numPr>
      <w:tabs>
        <w:tab w:val="clear" w:pos="567"/>
      </w:tabs>
      <w:spacing w:after="0"/>
      <w:jc w:val="both"/>
      <w:outlineLvl w:val="9"/>
    </w:pPr>
    <w:rPr>
      <w:rFonts w:asciiTheme="majorHAnsi" w:eastAsiaTheme="majorEastAsia" w:hAnsiTheme="majorHAnsi" w:cstheme="majorBidi"/>
      <w:b w:val="0"/>
      <w:caps w:val="0"/>
      <w:noProof w:val="0"/>
      <w:color w:val="2F5496" w:themeColor="accent1" w:themeShade="BF"/>
      <w:sz w:val="32"/>
      <w:szCs w:val="32"/>
      <w:lang w:val="en-GB"/>
    </w:rPr>
  </w:style>
  <w:style w:type="paragraph" w:customStyle="1" w:styleId="Tableheading">
    <w:name w:val="Table heading"/>
    <w:basedOn w:val="Caption"/>
    <w:link w:val="TableheadingChar"/>
    <w:qFormat/>
    <w:rsid w:val="00F570D5"/>
    <w:pPr>
      <w:jc w:val="left"/>
    </w:pPr>
  </w:style>
  <w:style w:type="character" w:customStyle="1" w:styleId="CaptionChar">
    <w:name w:val="Caption Char"/>
    <w:basedOn w:val="DefaultParagraphFont"/>
    <w:link w:val="Caption"/>
    <w:rsid w:val="00D100B3"/>
    <w:rPr>
      <w:rFonts w:asciiTheme="minorHAnsi" w:hAnsiTheme="minorHAnsi" w:cstheme="minorHAnsi"/>
      <w:i/>
      <w:color w:val="7F7F7F" w:themeColor="text1" w:themeTint="80"/>
      <w:szCs w:val="22"/>
      <w:lang w:eastAsia="en-US"/>
    </w:rPr>
  </w:style>
  <w:style w:type="character" w:customStyle="1" w:styleId="TableheadingChar">
    <w:name w:val="Table heading Char"/>
    <w:basedOn w:val="CaptionChar"/>
    <w:link w:val="Tableheading"/>
    <w:rsid w:val="00F570D5"/>
    <w:rPr>
      <w:rFonts w:asciiTheme="minorHAnsi" w:hAnsiTheme="minorHAnsi" w:cstheme="minorHAnsi"/>
      <w:i/>
      <w:color w:val="7F7F7F" w:themeColor="text1" w:themeTint="80"/>
      <w:sz w:val="22"/>
      <w:szCs w:val="22"/>
      <w:lang w:eastAsia="en-US"/>
    </w:rPr>
  </w:style>
  <w:style w:type="paragraph" w:customStyle="1" w:styleId="Heading4a">
    <w:name w:val="Heading 4a"/>
    <w:basedOn w:val="Heading3"/>
    <w:next w:val="BodyText"/>
    <w:link w:val="Heading4aChar"/>
    <w:qFormat/>
    <w:rsid w:val="005E77A8"/>
    <w:pPr>
      <w:numPr>
        <w:ilvl w:val="3"/>
      </w:numPr>
    </w:pPr>
    <w:rPr>
      <w:bCs/>
      <w:iCs/>
    </w:rPr>
  </w:style>
  <w:style w:type="character" w:customStyle="1" w:styleId="Heading4aChar">
    <w:name w:val="Heading 4a Char"/>
    <w:basedOn w:val="Heading3Char"/>
    <w:link w:val="Heading4a"/>
    <w:rsid w:val="005E77A8"/>
    <w:rPr>
      <w:rFonts w:asciiTheme="minorHAnsi" w:hAnsiTheme="minorHAnsi" w:cstheme="minorHAnsi"/>
      <w:bCs/>
      <w:i/>
      <w:iCs/>
      <w:color w:val="00558C"/>
      <w:sz w:val="22"/>
      <w:szCs w:val="22"/>
      <w:lang w:val="en-GB" w:eastAsia="en-US"/>
    </w:rPr>
  </w:style>
  <w:style w:type="paragraph" w:customStyle="1" w:styleId="Editionnumber">
    <w:name w:val="Edition number"/>
    <w:basedOn w:val="Normal"/>
    <w:rsid w:val="00B040F4"/>
    <w:pPr>
      <w:spacing w:line="216" w:lineRule="atLeast"/>
      <w:jc w:val="left"/>
    </w:pPr>
    <w:rPr>
      <w:rFonts w:eastAsiaTheme="minorHAnsi" w:cstheme="minorBidi"/>
      <w:b/>
      <w:color w:val="4472C4" w:themeColor="accent1"/>
      <w:sz w:val="50"/>
      <w:szCs w:val="50"/>
    </w:rPr>
  </w:style>
  <w:style w:type="paragraph" w:customStyle="1" w:styleId="Documentdate">
    <w:name w:val="Document date"/>
    <w:basedOn w:val="Normal"/>
    <w:link w:val="DocumentdateChar"/>
    <w:rsid w:val="00B040F4"/>
    <w:pPr>
      <w:spacing w:line="216" w:lineRule="atLeast"/>
      <w:jc w:val="left"/>
    </w:pPr>
    <w:rPr>
      <w:rFonts w:eastAsiaTheme="minorHAnsi" w:cstheme="minorBidi"/>
      <w:b/>
      <w:color w:val="00558C"/>
      <w:sz w:val="28"/>
    </w:rPr>
  </w:style>
  <w:style w:type="character" w:customStyle="1" w:styleId="DocumentdateChar">
    <w:name w:val="Document date Char"/>
    <w:basedOn w:val="DefaultParagraphFont"/>
    <w:link w:val="Documentdate"/>
    <w:rsid w:val="00B040F4"/>
    <w:rPr>
      <w:rFonts w:asciiTheme="minorHAnsi" w:eastAsiaTheme="minorHAnsi" w:hAnsiTheme="minorHAnsi" w:cstheme="minorBidi"/>
      <w:b/>
      <w:color w:val="00558C"/>
      <w:sz w:val="28"/>
      <w:szCs w:val="22"/>
      <w:lang w:val="en-GB" w:eastAsia="en-US"/>
    </w:rPr>
  </w:style>
  <w:style w:type="paragraph" w:customStyle="1" w:styleId="Abbreviations">
    <w:name w:val="Abbreviations"/>
    <w:basedOn w:val="Normal"/>
    <w:qFormat/>
    <w:rsid w:val="006C5F74"/>
    <w:pPr>
      <w:spacing w:after="60" w:line="216" w:lineRule="atLeast"/>
      <w:ind w:left="1418" w:hanging="1418"/>
      <w:jc w:val="left"/>
    </w:pPr>
    <w:rPr>
      <w:rFonts w:eastAsiaTheme="minorHAnsi" w:cstheme="minorBidi"/>
    </w:rPr>
  </w:style>
  <w:style w:type="paragraph" w:customStyle="1" w:styleId="Heading1separationline">
    <w:name w:val="Heading 1 separation line"/>
    <w:basedOn w:val="Normal"/>
    <w:next w:val="BodyText"/>
    <w:rsid w:val="00647369"/>
    <w:pPr>
      <w:pBdr>
        <w:bottom w:val="single" w:sz="8" w:space="1" w:color="4472C4" w:themeColor="accent1"/>
      </w:pBdr>
      <w:spacing w:after="120" w:line="90" w:lineRule="exact"/>
      <w:ind w:right="8789"/>
      <w:jc w:val="left"/>
    </w:pPr>
    <w:rPr>
      <w:rFonts w:eastAsiaTheme="minorHAnsi" w:cstheme="minorBidi"/>
      <w:color w:val="000000" w:themeColor="text1"/>
    </w:rPr>
  </w:style>
  <w:style w:type="paragraph" w:customStyle="1" w:styleId="Heading2separationline">
    <w:name w:val="Heading 2 separation line"/>
    <w:basedOn w:val="Normal"/>
    <w:next w:val="BodyText"/>
    <w:rsid w:val="00073E5F"/>
    <w:pPr>
      <w:pBdr>
        <w:bottom w:val="single" w:sz="4" w:space="1" w:color="575756"/>
      </w:pBdr>
      <w:spacing w:after="60" w:line="110" w:lineRule="exact"/>
      <w:ind w:right="8787"/>
      <w:jc w:val="left"/>
    </w:pPr>
    <w:rPr>
      <w:rFonts w:eastAsiaTheme="minorHAnsi" w:cstheme="minorBidi"/>
      <w:color w:val="00558C"/>
    </w:rPr>
  </w:style>
  <w:style w:type="paragraph" w:customStyle="1" w:styleId="Bullet2">
    <w:name w:val="Bullet 2"/>
    <w:basedOn w:val="Normal"/>
    <w:link w:val="Bullet2Char"/>
    <w:qFormat/>
    <w:rsid w:val="00707A3C"/>
    <w:pPr>
      <w:numPr>
        <w:numId w:val="19"/>
      </w:numPr>
      <w:spacing w:after="120"/>
      <w:ind w:left="1105" w:hanging="425"/>
      <w:jc w:val="left"/>
    </w:pPr>
    <w:rPr>
      <w:rFonts w:eastAsiaTheme="minorHAnsi" w:cstheme="minorBidi"/>
      <w:color w:val="000000" w:themeColor="text1"/>
    </w:rPr>
  </w:style>
  <w:style w:type="character" w:customStyle="1" w:styleId="Bullet2Char">
    <w:name w:val="Bullet 2 Char"/>
    <w:basedOn w:val="DefaultParagraphFont"/>
    <w:link w:val="Bullet2"/>
    <w:rsid w:val="00707A3C"/>
    <w:rPr>
      <w:rFonts w:asciiTheme="minorHAnsi" w:eastAsiaTheme="minorHAnsi" w:hAnsiTheme="minorHAnsi" w:cstheme="minorBidi"/>
      <w:color w:val="000000" w:themeColor="text1"/>
      <w:sz w:val="22"/>
      <w:szCs w:val="22"/>
      <w:lang w:val="en-GB" w:eastAsia="en-US"/>
    </w:rPr>
  </w:style>
  <w:style w:type="paragraph" w:customStyle="1" w:styleId="Tabletext">
    <w:name w:val="Table text"/>
    <w:basedOn w:val="BodyText"/>
    <w:link w:val="TabletextChar"/>
    <w:qFormat/>
    <w:rsid w:val="0058383E"/>
    <w:pPr>
      <w:spacing w:before="120"/>
    </w:pPr>
  </w:style>
  <w:style w:type="character" w:customStyle="1" w:styleId="TabletextChar">
    <w:name w:val="Table text Char"/>
    <w:basedOn w:val="BodyTextChar"/>
    <w:link w:val="Tabletext"/>
    <w:rsid w:val="0058383E"/>
    <w:rPr>
      <w:rFonts w:asciiTheme="minorHAnsi" w:hAnsiTheme="minorHAnsi" w:cstheme="minorHAnsi"/>
      <w:sz w:val="22"/>
      <w:szCs w:val="22"/>
      <w:lang w:val="en-GB" w:eastAsia="en-US"/>
    </w:rPr>
  </w:style>
  <w:style w:type="paragraph" w:customStyle="1" w:styleId="NumberedList1">
    <w:name w:val="Numbered_List1"/>
    <w:basedOn w:val="ListParagraph"/>
    <w:qFormat/>
    <w:rsid w:val="00AD067A"/>
    <w:pPr>
      <w:numPr>
        <w:numId w:val="29"/>
      </w:numPr>
      <w:tabs>
        <w:tab w:val="clear" w:pos="0"/>
        <w:tab w:val="num" w:pos="360"/>
      </w:tabs>
      <w:suppressAutoHyphens/>
      <w:spacing w:line="276" w:lineRule="auto"/>
      <w:ind w:firstLine="0"/>
      <w:jc w:val="left"/>
    </w:pPr>
    <w:rPr>
      <w:rFonts w:ascii="Helvetica" w:eastAsia="Helvetica" w:hAnsi="Helvetica" w:cstheme="minorBidi"/>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37760">
      <w:bodyDiv w:val="1"/>
      <w:marLeft w:val="0"/>
      <w:marRight w:val="0"/>
      <w:marTop w:val="0"/>
      <w:marBottom w:val="0"/>
      <w:divBdr>
        <w:top w:val="none" w:sz="0" w:space="0" w:color="auto"/>
        <w:left w:val="none" w:sz="0" w:space="0" w:color="auto"/>
        <w:bottom w:val="none" w:sz="0" w:space="0" w:color="auto"/>
        <w:right w:val="none" w:sz="0" w:space="0" w:color="auto"/>
      </w:divBdr>
    </w:div>
    <w:div w:id="474446793">
      <w:bodyDiv w:val="1"/>
      <w:marLeft w:val="0"/>
      <w:marRight w:val="0"/>
      <w:marTop w:val="0"/>
      <w:marBottom w:val="0"/>
      <w:divBdr>
        <w:top w:val="none" w:sz="0" w:space="0" w:color="auto"/>
        <w:left w:val="none" w:sz="0" w:space="0" w:color="auto"/>
        <w:bottom w:val="none" w:sz="0" w:space="0" w:color="auto"/>
        <w:right w:val="none" w:sz="0" w:space="0" w:color="auto"/>
      </w:divBdr>
    </w:div>
    <w:div w:id="628971449">
      <w:bodyDiv w:val="1"/>
      <w:marLeft w:val="0"/>
      <w:marRight w:val="0"/>
      <w:marTop w:val="0"/>
      <w:marBottom w:val="0"/>
      <w:divBdr>
        <w:top w:val="none" w:sz="0" w:space="0" w:color="auto"/>
        <w:left w:val="none" w:sz="0" w:space="0" w:color="auto"/>
        <w:bottom w:val="none" w:sz="0" w:space="0" w:color="auto"/>
        <w:right w:val="none" w:sz="0" w:space="0" w:color="auto"/>
      </w:divBdr>
    </w:div>
    <w:div w:id="1179930203">
      <w:bodyDiv w:val="1"/>
      <w:marLeft w:val="0"/>
      <w:marRight w:val="0"/>
      <w:marTop w:val="0"/>
      <w:marBottom w:val="0"/>
      <w:divBdr>
        <w:top w:val="none" w:sz="0" w:space="0" w:color="auto"/>
        <w:left w:val="none" w:sz="0" w:space="0" w:color="auto"/>
        <w:bottom w:val="none" w:sz="0" w:space="0" w:color="auto"/>
        <w:right w:val="none" w:sz="0" w:space="0" w:color="auto"/>
      </w:divBdr>
    </w:div>
    <w:div w:id="1242642783">
      <w:bodyDiv w:val="1"/>
      <w:marLeft w:val="0"/>
      <w:marRight w:val="0"/>
      <w:marTop w:val="0"/>
      <w:marBottom w:val="0"/>
      <w:divBdr>
        <w:top w:val="none" w:sz="0" w:space="0" w:color="auto"/>
        <w:left w:val="none" w:sz="0" w:space="0" w:color="auto"/>
        <w:bottom w:val="none" w:sz="0" w:space="0" w:color="auto"/>
        <w:right w:val="none" w:sz="0" w:space="0" w:color="auto"/>
      </w:divBdr>
    </w:div>
    <w:div w:id="1616061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image" Target="media/image7.png"/><Relationship Id="rId39" Type="http://schemas.openxmlformats.org/officeDocument/2006/relationships/image" Target="media/image16.png"/><Relationship Id="rId21" Type="http://schemas.openxmlformats.org/officeDocument/2006/relationships/header" Target="header7.xml"/><Relationship Id="rId34" Type="http://schemas.microsoft.com/office/2018/08/relationships/commentsExtensible" Target="commentsExtensible.xml"/><Relationship Id="rId42" Type="http://schemas.openxmlformats.org/officeDocument/2006/relationships/image" Target="media/image19.svg"/><Relationship Id="rId47" Type="http://schemas.openxmlformats.org/officeDocument/2006/relationships/image" Target="media/image24.png"/><Relationship Id="rId50" Type="http://schemas.openxmlformats.org/officeDocument/2006/relationships/image" Target="media/image27.svg"/><Relationship Id="rId55" Type="http://schemas.openxmlformats.org/officeDocument/2006/relationships/footer" Target="footer6.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10.png"/><Relationship Id="rId11" Type="http://schemas.openxmlformats.org/officeDocument/2006/relationships/image" Target="media/image1.jpeg"/><Relationship Id="rId24" Type="http://schemas.openxmlformats.org/officeDocument/2006/relationships/header" Target="header9.xml"/><Relationship Id="rId32" Type="http://schemas.microsoft.com/office/2011/relationships/commentsExtended" Target="commentsExtended.xml"/><Relationship Id="rId37" Type="http://schemas.openxmlformats.org/officeDocument/2006/relationships/image" Target="media/image14.png"/><Relationship Id="rId40" Type="http://schemas.openxmlformats.org/officeDocument/2006/relationships/image" Target="media/image17.svg"/><Relationship Id="rId45" Type="http://schemas.openxmlformats.org/officeDocument/2006/relationships/image" Target="media/image22.png"/><Relationship Id="rId53" Type="http://schemas.openxmlformats.org/officeDocument/2006/relationships/header" Target="header10.xml"/><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8.xml"/><Relationship Id="rId27" Type="http://schemas.openxmlformats.org/officeDocument/2006/relationships/image" Target="media/image8.png"/><Relationship Id="rId30" Type="http://schemas.openxmlformats.org/officeDocument/2006/relationships/image" Target="media/image11.sv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image" Target="media/image25.svg"/><Relationship Id="rId56" Type="http://schemas.openxmlformats.org/officeDocument/2006/relationships/header" Target="header12.xml"/><Relationship Id="rId8" Type="http://schemas.openxmlformats.org/officeDocument/2006/relationships/webSettings" Target="webSettings.xml"/><Relationship Id="rId51" Type="http://schemas.openxmlformats.org/officeDocument/2006/relationships/image" Target="media/image28.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footer" Target="footer5.xml"/><Relationship Id="rId33" Type="http://schemas.microsoft.com/office/2016/09/relationships/commentsIds" Target="commentsIds.xml"/><Relationship Id="rId38" Type="http://schemas.openxmlformats.org/officeDocument/2006/relationships/image" Target="media/image15.svg"/><Relationship Id="rId46" Type="http://schemas.openxmlformats.org/officeDocument/2006/relationships/image" Target="media/image23.svg"/><Relationship Id="rId59" Type="http://schemas.microsoft.com/office/2011/relationships/people" Target="people.xml"/><Relationship Id="rId20" Type="http://schemas.openxmlformats.org/officeDocument/2006/relationships/footer" Target="footer3.xml"/><Relationship Id="rId41" Type="http://schemas.openxmlformats.org/officeDocument/2006/relationships/image" Target="media/image18.png"/><Relationship Id="rId54"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footer" Target="footer4.xml"/><Relationship Id="rId28" Type="http://schemas.openxmlformats.org/officeDocument/2006/relationships/image" Target="media/image9.svg"/><Relationship Id="rId36" Type="http://schemas.openxmlformats.org/officeDocument/2006/relationships/image" Target="media/image13.svg"/><Relationship Id="rId49" Type="http://schemas.openxmlformats.org/officeDocument/2006/relationships/image" Target="media/image26.png"/><Relationship Id="rId57" Type="http://schemas.openxmlformats.org/officeDocument/2006/relationships/footer" Target="footer7.xml"/><Relationship Id="rId10" Type="http://schemas.openxmlformats.org/officeDocument/2006/relationships/endnotes" Target="endnotes.xml"/><Relationship Id="rId31" Type="http://schemas.openxmlformats.org/officeDocument/2006/relationships/comments" Target="comments.xml"/><Relationship Id="rId44" Type="http://schemas.openxmlformats.org/officeDocument/2006/relationships/image" Target="media/image21.svg"/><Relationship Id="rId52" Type="http://schemas.openxmlformats.org/officeDocument/2006/relationships/image" Target="media/image29.svg"/><Relationship Id="rId60"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cid:image003.png@01DB2958.883B7360" TargetMode="External"/><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6.jpeg"/></Relationships>
</file>

<file path=word/_rels/header8.xml.rels><?xml version="1.0" encoding="UTF-8" standalone="yes"?>
<Relationships xmlns="http://schemas.openxmlformats.org/package/2006/relationships"><Relationship Id="rId1" Type="http://schemas.openxmlformats.org/officeDocument/2006/relationships/image" Target="media/image6.jpe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6.jpeg"/></Relationships>
</file>

<file path=word/_rels/header1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30.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kgergeta\Local%20Settings\Temporary%20Internet%20Files\Content.IE5\GF9F2MBD\DBV2006%20Full%20Paper%20template%20Ver%20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CDE179D9FB0342B17C099E752EB0FB" ma:contentTypeVersion="19" ma:contentTypeDescription="Crée un document." ma:contentTypeScope="" ma:versionID="0066e697f9a5775c414f54e74803a597">
  <xsd:schema xmlns:xsd="http://www.w3.org/2001/XMLSchema" xmlns:xs="http://www.w3.org/2001/XMLSchema" xmlns:p="http://schemas.microsoft.com/office/2006/metadata/properties" xmlns:ns2="1bfdac25-5417-4dce-b783-1e79583e09c2" xmlns:ns3="ed72da13-45cf-4b5b-99f8-a2a89cf55939" targetNamespace="http://schemas.microsoft.com/office/2006/metadata/properties" ma:root="true" ma:fieldsID="649f64c11c851a18e8815c3056dec963" ns2:_="" ns3:_="">
    <xsd:import namespace="1bfdac25-5417-4dce-b783-1e79583e09c2"/>
    <xsd:import namespace="ed72da13-45cf-4b5b-99f8-a2a89cf5593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Note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fdac25-5417-4dce-b783-1e79583e09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31604d76-ecdf-464b-8720-89396eb59a6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Notes" ma:index="25" nillable="true" ma:displayName="Notes" ma:format="Dropdown" ma:internalName="Notes">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72da13-45cf-4b5b-99f8-a2a89cf55939" elementFormDefault="qualified">
    <xsd:import namespace="http://schemas.microsoft.com/office/2006/documentManagement/types"/>
    <xsd:import namespace="http://schemas.microsoft.com/office/infopath/2007/PartnerControls"/>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element name="TaxCatchAll" ma:index="23" nillable="true" ma:displayName="Taxonomy Catch All Column" ma:hidden="true" ma:list="{1e0a7e20-00b2-413e-81d3-f1ac5ed3f49e}" ma:internalName="TaxCatchAll" ma:showField="CatchAllData" ma:web="ed72da13-45cf-4b5b-99f8-a2a89cf559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bfdac25-5417-4dce-b783-1e79583e09c2">
      <Terms xmlns="http://schemas.microsoft.com/office/infopath/2007/PartnerControls"/>
    </lcf76f155ced4ddcb4097134ff3c332f>
    <TaxCatchAll xmlns="ed72da13-45cf-4b5b-99f8-a2a89cf55939" xsi:nil="true"/>
    <Notes xmlns="1bfdac25-5417-4dce-b783-1e79583e09c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b:Source>
    <b:Tag>IMO16</b:Tag>
    <b:SourceType>Report</b:SourceType>
    <b:Guid>{79383D91-2ED9-4F94-BEAE-505796A3D13C}</b:Guid>
    <b:Author>
      <b:Author>
        <b:Corporate>IMO</b:Corporate>
      </b:Author>
    </b:Author>
    <b:Title>MEASURES TO ENHANCE MARITIME SECURITY, The Guidelines on cybersecurity on board ships. MSC 96/4/1.</b:Title>
    <b:Year>2016</b:Year>
    <b:RefOrder>1</b:RefOrder>
  </b:Source>
  <b:Source>
    <b:Tag>Dep16</b:Tag>
    <b:SourceType>Report</b:SourceType>
    <b:Guid>{35474C11-D87E-4F81-AA6D-E4307B8AF835}</b:Guid>
    <b:Author>
      <b:Author>
        <b:Corporate>Department For Transport</b:Corporate>
      </b:Author>
    </b:Author>
    <b:Title>Code of Practice: Cyber Security for Ports and Port Systems</b:Title>
    <b:Year>2016</b:Year>
    <b:RefOrder>2</b:RefOrder>
  </b:Source>
  <b:Source>
    <b:Tag>IMO17</b:Tag>
    <b:SourceType>Report</b:SourceType>
    <b:Guid>{7EB35BF7-69D2-4F9F-ACAA-563EE8EA85A4}</b:Guid>
    <b:Author>
      <b:Author>
        <b:Corporate>IMO</b:Corporate>
      </b:Author>
    </b:Author>
    <b:Title>MARITIME CYBER RISK MANAGEMENT IN SAFETY MANAGEMENT SYSTEMS. MSC.428(98)</b:Title>
    <b:Year>2017</b:Year>
    <b:RefOrder>3</b:RefOrder>
  </b:Source>
  <b:Source>
    <b:Tag>BIM20</b:Tag>
    <b:SourceType>Report</b:SourceType>
    <b:Guid>{D27B855C-5A5D-44FD-8459-A6096CE8DEA1}</b:Guid>
    <b:Author>
      <b:Author>
        <b:Corporate>BIMCO</b:Corporate>
      </b:Author>
    </b:Author>
    <b:Title>The Guidelines on Cyber Security Onboard Ships, Version 4.0</b:Title>
    <b:Year>2020</b:Year>
    <b:RefOrder>4</b:RefOrder>
  </b:Source>
  <b:Source>
    <b:Tag>IEC21</b:Tag>
    <b:SourceType>Report</b:SourceType>
    <b:Guid>{0F11FD9C-EF8C-4180-A847-5BADC516145F}</b:Guid>
    <b:Author>
      <b:Author>
        <b:Corporate>IEC</b:Corporate>
      </b:Author>
    </b:Author>
    <b:Title>Maritime navigation and radiocommunication equipment and systems - Cybersecurity - General requirements, methods of testing and required test results. IEC 63154:2021</b:Title>
    <b:Year>2021</b:Year>
    <b:RefOrder>5</b:RefOrder>
  </b:Source>
  <b:Source>
    <b:Tag>OSQ22</b:Tag>
    <b:SourceType>InternetSite</b:SourceType>
    <b:Guid>{4A466E3D-34A9-436B-B07F-3342DB561502}</b:Guid>
    <b:Author>
      <b:Author>
        <b:Corporate>OSQZSS</b:Corporate>
      </b:Author>
    </b:Author>
    <b:Title>Software-Defined GPS Signal Simulator</b:Title>
    <b:InternetSiteTitle>Github</b:InternetSiteTitle>
    <b:Year>2022</b:Year>
    <b:Month>October</b:Month>
    <b:Day>14th</b:Day>
    <b:URL>https://github.com/osqzss/gps-sdr-sim</b:URL>
    <b:ProductionCompany>Github</b:ProductionCompany>
    <b:RefOrder>6</b:RefOrder>
  </b:Source>
  <b:Source>
    <b:Tag>Tre20</b:Tag>
    <b:SourceType>InternetSite</b:SourceType>
    <b:Guid>{8EA0228E-B935-48E9-AA69-F363604EC64F}</b:Guid>
    <b:Author>
      <b:Author>
        <b:Corporate>TrendMicro</b:Corporate>
      </b:Author>
    </b:Author>
    <b:Title>Toolkit for research purposes in AIS</b:Title>
    <b:ProductionCompany>Github</b:ProductionCompany>
    <b:Year>2020</b:Year>
    <b:Month>August</b:Month>
    <b:Day>20th</b:Day>
    <b:URL>https://github.com/trendmicro/ais</b:URL>
    <b:RefOrder>7</b:RefOrder>
  </b:Source>
  <b:Source>
    <b:Tag>Gar181</b:Tag>
    <b:SourceType>ConferenceProceedings</b:SourceType>
    <b:Guid>{08469670-33B1-4E14-8B7E-A4ABC1A6FE72}</b:Guid>
    <b:Author>
      <b:Author>
        <b:NameList>
          <b:Person>
            <b:Last>Wimpenny</b:Last>
            <b:First>Gareth</b:First>
          </b:Person>
          <b:Person>
            <b:Last>Šafář</b:Last>
            <b:First>Jan</b:First>
          </b:Person>
          <b:Person>
            <b:Last>Grant</b:Last>
            <b:First>Alan</b:First>
          </b:Person>
        </b:NameList>
      </b:Author>
    </b:Author>
    <b:Title>Public Key Authentication for AIS and the VHF Data Exchange System (VDES)</b:Title>
    <b:Year>2018</b:Year>
    <b:ConferenceName>ION GNSS+</b:ConferenceName>
    <b:City>Florida, USA</b:City>
    <b:RefOrder>8</b:RefOrder>
  </b:Source>
  <b:Source>
    <b:Tag>Wim22</b:Tag>
    <b:SourceType>JournalArticle</b:SourceType>
    <b:Guid>{B2FBDB48-A33A-453D-8FD4-87D2561B1BE6}</b:Guid>
    <b:Title>Securing the Automatic Identification System (AIS): Using public key cryptography to prevent spoofing whilst retaining backwards compatibility</b:Title>
    <b:Year>2022</b:Year>
    <b:Author>
      <b:Author>
        <b:NameList>
          <b:Person>
            <b:Last>Wimpenny</b:Last>
            <b:First>Gareth</b:First>
          </b:Person>
          <b:Person>
            <b:Last>Šafář</b:Last>
            <b:First>Jan</b:First>
          </b:Person>
          <b:Person>
            <b:Last>Grant</b:Last>
            <b:First>Alan</b:First>
          </b:Person>
          <b:Person>
            <b:Last>Bransby</b:Last>
            <b:First>Martin.</b:First>
          </b:Person>
        </b:NameList>
      </b:Author>
    </b:Author>
    <b:JournalName>Journal of Navigation</b:JournalName>
    <b:Pages>333-345</b:Pages>
    <b:Volume>75</b:Volume>
    <b:RefOrder>9</b:RefOrder>
  </b:Source>
  <b:Source>
    <b:Tag>GWi17</b:Tag>
    <b:SourceType>ConferenceProceedings</b:SourceType>
    <b:Guid>{9C8038B7-537F-4023-8AE8-0E9905226920}</b:Guid>
    <b:Title>Cyber-Security and a Potential Role for the Maritime Cloud</b:Title>
    <b:Year>2017</b:Year>
    <b:City>Portland, Oregon, USA</b:City>
    <b:Author>
      <b:Author>
        <b:NameList>
          <b:Person>
            <b:Last>Wimpenny</b:Last>
            <b:First>G.</b:First>
          </b:Person>
          <b:Person>
            <b:Last>Šafář</b:Last>
            <b:First>J.</b:First>
          </b:Person>
          <b:Person>
            <b:Last>Grant</b:Last>
            <b:First>A.</b:First>
          </b:Person>
          <b:Person>
            <b:Last>Bransby</b:Last>
            <b:First>M.</b:First>
          </b:Person>
          <b:Person>
            <b:Last>Ward</b:Last>
            <b:First>N.</b:First>
          </b:Person>
        </b:NameList>
      </b:Author>
    </b:Author>
    <b:ConferenceName>ION GNSS+</b:ConferenceName>
    <b:RefOrder>10</b:RefOrder>
  </b:Source>
  <b:Source>
    <b:Tag>Mar</b:Tag>
    <b:SourceType>InternetSite</b:SourceType>
    <b:Guid>{B5F54F08-CBEA-4E9A-BA2B-2856F074B86A}</b:Guid>
    <b:Title>Maritime Identity Registry</b:Title>
    <b:Author>
      <b:Author>
        <b:Corporate>Maritime Connectivity Platform</b:Corporate>
      </b:Author>
    </b:Author>
    <b:URL>https://maritimeconnectivity.net/mcp-documents/#MIR</b:URL>
    <b:RefOrder>11</b:RefOrder>
  </b:Source>
</b:Sources>
</file>

<file path=customXml/itemProps1.xml><?xml version="1.0" encoding="utf-8"?>
<ds:datastoreItem xmlns:ds="http://schemas.openxmlformats.org/officeDocument/2006/customXml" ds:itemID="{473FE936-AD47-44F8-A398-507E4A426D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fdac25-5417-4dce-b783-1e79583e09c2"/>
    <ds:schemaRef ds:uri="ed72da13-45cf-4b5b-99f8-a2a89cf559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5FDC2FB-9500-44B6-A7BA-95BA7070BAA6}">
  <ds:schemaRefs>
    <ds:schemaRef ds:uri="http://schemas.microsoft.com/office/2006/metadata/properties"/>
    <ds:schemaRef ds:uri="http://schemas.microsoft.com/office/infopath/2007/PartnerControls"/>
    <ds:schemaRef ds:uri="1bfdac25-5417-4dce-b783-1e79583e09c2"/>
    <ds:schemaRef ds:uri="ed72da13-45cf-4b5b-99f8-a2a89cf55939"/>
  </ds:schemaRefs>
</ds:datastoreItem>
</file>

<file path=customXml/itemProps3.xml><?xml version="1.0" encoding="utf-8"?>
<ds:datastoreItem xmlns:ds="http://schemas.openxmlformats.org/officeDocument/2006/customXml" ds:itemID="{C3656318-0EE2-412C-AE7F-2060B4C2E029}">
  <ds:schemaRefs>
    <ds:schemaRef ds:uri="http://schemas.microsoft.com/sharepoint/v3/contenttype/forms"/>
  </ds:schemaRefs>
</ds:datastoreItem>
</file>

<file path=customXml/itemProps4.xml><?xml version="1.0" encoding="utf-8"?>
<ds:datastoreItem xmlns:ds="http://schemas.openxmlformats.org/officeDocument/2006/customXml" ds:itemID="{CD432D2D-D9F2-4477-8136-9CF0A56A2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Settings\kgergeta\Local Settings\Temporary Internet Files\Content.IE5\GF9F2MBD\DBV2006 Full Paper template Ver 0.dot</Template>
  <TotalTime>440</TotalTime>
  <Pages>37</Pages>
  <Words>7482</Words>
  <Characters>42651</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Robinson</dc:creator>
  <cp:keywords/>
  <cp:lastModifiedBy>Ramin Miraftabi</cp:lastModifiedBy>
  <cp:revision>174</cp:revision>
  <cp:lastPrinted>2023-05-26T16:21:00Z</cp:lastPrinted>
  <dcterms:created xsi:type="dcterms:W3CDTF">2025-04-25T19:11:00Z</dcterms:created>
  <dcterms:modified xsi:type="dcterms:W3CDTF">2026-09-24T09:00:00Z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cf76f155ced4ddcb4097134ff3c332f">
    <vt:lpwstr/>
  </property>
  <property fmtid="{D5CDD505-2E9C-101B-9397-08002B2CF9AE}" pid="3" name="TaxCatchAll">
    <vt:lpwstr/>
  </property>
  <property fmtid="{D5CDD505-2E9C-101B-9397-08002B2CF9AE}" pid="4" name="ContentTypeId">
    <vt:lpwstr>0x010100E8CDE179D9FB0342B17C099E752EB0FB</vt:lpwstr>
  </property>
  <property fmtid="{D5CDD505-2E9C-101B-9397-08002B2CF9AE}" pid="5" name="MediaServiceImageTags">
    <vt:lpwstr/>
  </property>
  <property fmtid="{D5CDD505-2E9C-101B-9397-08002B2CF9AE}" pid="6" name="GrammarlyDocumentId">
    <vt:lpwstr>c055c1003f672e6148de6343eff4d0ab0c151b5ad183faaa04655d7299a56211</vt:lpwstr>
  </property>
</Properties>
</file>